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18FC1" w14:textId="77777777" w:rsidR="00B77272"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CHAPTER I</w:t>
      </w:r>
    </w:p>
    <w:p w14:paraId="07941AB4" w14:textId="15BB45CD" w:rsidR="00920401" w:rsidRDefault="00000000" w:rsidP="00B77272">
      <w:pPr>
        <w:spacing w:after="0" w:line="480" w:lineRule="auto"/>
        <w:jc w:val="center"/>
        <w:rPr>
          <w:rFonts w:ascii="Arial" w:hAnsi="Arial" w:cs="Arial"/>
          <w:b/>
          <w:bCs/>
          <w:sz w:val="24"/>
          <w:szCs w:val="24"/>
        </w:rPr>
      </w:pPr>
      <w:r w:rsidRPr="00673BA3">
        <w:rPr>
          <w:rFonts w:ascii="Arial" w:hAnsi="Arial" w:cs="Arial"/>
          <w:b/>
          <w:bCs/>
          <w:sz w:val="24"/>
          <w:szCs w:val="24"/>
        </w:rPr>
        <w:t>INTRODUCTION</w:t>
      </w:r>
    </w:p>
    <w:p w14:paraId="4FC13793" w14:textId="77777777" w:rsidR="004E1617" w:rsidRPr="00920401" w:rsidRDefault="004E1617" w:rsidP="009C7617">
      <w:pPr>
        <w:spacing w:after="0" w:line="240" w:lineRule="auto"/>
        <w:jc w:val="center"/>
        <w:rPr>
          <w:rFonts w:ascii="Arial" w:hAnsi="Arial" w:cs="Arial"/>
          <w:b/>
          <w:bCs/>
          <w:sz w:val="24"/>
          <w:szCs w:val="24"/>
        </w:rPr>
      </w:pPr>
    </w:p>
    <w:p w14:paraId="6F83D7CC" w14:textId="4D8F2F0A" w:rsidR="00BB7501" w:rsidRPr="008B1593" w:rsidRDefault="00465ECD" w:rsidP="008B1593">
      <w:pPr>
        <w:spacing w:after="0" w:line="480" w:lineRule="auto"/>
        <w:ind w:firstLine="720"/>
        <w:jc w:val="both"/>
        <w:rPr>
          <w:rFonts w:ascii="Arial" w:hAnsi="Arial" w:cs="Arial"/>
        </w:rPr>
      </w:pPr>
      <w:r w:rsidRPr="00052914">
        <w:rPr>
          <w:rFonts w:ascii="Arial" w:hAnsi="Arial" w:cs="Arial"/>
          <w:sz w:val="24"/>
          <w:szCs w:val="24"/>
        </w:rPr>
        <w:t xml:space="preserve">The Alumni Career Link: A Smart Tracking System Bridging Graduates and Employment Opportunities is a web application </w:t>
      </w:r>
      <w:r w:rsidR="00052914" w:rsidRPr="008B1593">
        <w:rPr>
          <w:rFonts w:ascii="Arial" w:hAnsi="Arial" w:cs="Arial"/>
          <w:sz w:val="24"/>
          <w:szCs w:val="24"/>
        </w:rPr>
        <w:t>that helps universities</w:t>
      </w:r>
      <w:r w:rsidR="002F05FE" w:rsidRPr="008B1593">
        <w:rPr>
          <w:rFonts w:ascii="Arial" w:hAnsi="Arial" w:cs="Arial"/>
          <w:sz w:val="24"/>
          <w:szCs w:val="24"/>
        </w:rPr>
        <w:t xml:space="preserve"> </w:t>
      </w:r>
      <w:r w:rsidR="008B1593" w:rsidRPr="008B1593">
        <w:rPr>
          <w:rFonts w:ascii="Arial" w:hAnsi="Arial" w:cs="Arial"/>
          <w:sz w:val="24"/>
          <w:szCs w:val="24"/>
        </w:rPr>
        <w:t xml:space="preserve">to </w:t>
      </w:r>
      <w:r w:rsidR="002F05FE" w:rsidRPr="008B1593">
        <w:rPr>
          <w:rFonts w:ascii="Arial" w:hAnsi="Arial" w:cs="Arial"/>
          <w:sz w:val="24"/>
          <w:szCs w:val="24"/>
        </w:rPr>
        <w:t xml:space="preserve">track alumni employment, manage records, and analyze employment trends through graphical data visualization for informed decision-making and planning. </w:t>
      </w:r>
      <w:r w:rsidR="008B1593" w:rsidRPr="008B1593">
        <w:rPr>
          <w:rFonts w:ascii="Arial" w:hAnsi="Arial" w:cs="Arial"/>
        </w:rPr>
        <w:t>It serves as a centralized database that stores alumni employment records while also connecting graduates with job opportunities</w:t>
      </w:r>
      <w:r w:rsidR="008B1593">
        <w:rPr>
          <w:rFonts w:ascii="Arial" w:hAnsi="Arial" w:cs="Arial"/>
        </w:rPr>
        <w:t xml:space="preserve"> </w:t>
      </w:r>
      <w:r w:rsidR="008B1593" w:rsidRPr="008B1593">
        <w:rPr>
          <w:rFonts w:ascii="Arial" w:hAnsi="Arial" w:cs="Arial"/>
        </w:rPr>
        <w:t xml:space="preserve">to support their professional growth. </w:t>
      </w:r>
      <w:r w:rsidR="002F05FE" w:rsidRPr="008B1593">
        <w:rPr>
          <w:rFonts w:ascii="Arial" w:hAnsi="Arial" w:cs="Arial"/>
          <w:sz w:val="24"/>
          <w:szCs w:val="24"/>
        </w:rPr>
        <w:t xml:space="preserve">By strengthening collaboration between universities, alumni, and industry partners, the system supports career growth, enhances alumni engagement, and improves employment prospects. </w:t>
      </w:r>
      <w:r w:rsidR="00A74894" w:rsidRPr="00A74894">
        <w:rPr>
          <w:rFonts w:ascii="Arial" w:hAnsi="Arial" w:cs="Arial"/>
          <w:sz w:val="24"/>
          <w:szCs w:val="24"/>
        </w:rPr>
        <w:t xml:space="preserve">Alumni are </w:t>
      </w:r>
      <w:r w:rsidR="00BE482B">
        <w:rPr>
          <w:rFonts w:ascii="Arial" w:hAnsi="Arial" w:cs="Arial"/>
          <w:sz w:val="24"/>
          <w:szCs w:val="24"/>
        </w:rPr>
        <w:t>the most important parts</w:t>
      </w:r>
      <w:r w:rsidR="00A74894" w:rsidRPr="00A74894">
        <w:rPr>
          <w:rFonts w:ascii="Arial" w:hAnsi="Arial" w:cs="Arial"/>
          <w:sz w:val="24"/>
          <w:szCs w:val="24"/>
        </w:rPr>
        <w:t xml:space="preserve"> to an institution's development, representing the school beyond campus.</w:t>
      </w:r>
      <w:r w:rsidR="00BE482B">
        <w:rPr>
          <w:rFonts w:ascii="Arial" w:hAnsi="Arial" w:cs="Arial"/>
          <w:sz w:val="24"/>
          <w:szCs w:val="24"/>
        </w:rPr>
        <w:t xml:space="preserve"> </w:t>
      </w:r>
      <w:r w:rsidR="00BB7501">
        <w:rPr>
          <w:rFonts w:ascii="Arial" w:hAnsi="Arial" w:cs="Arial"/>
          <w:sz w:val="24"/>
          <w:szCs w:val="24"/>
        </w:rPr>
        <w:t xml:space="preserve">According to </w:t>
      </w:r>
      <w:proofErr w:type="spellStart"/>
      <w:r w:rsidR="00BB7501">
        <w:rPr>
          <w:rFonts w:ascii="Arial" w:hAnsi="Arial" w:cs="Arial"/>
          <w:sz w:val="24"/>
          <w:szCs w:val="24"/>
        </w:rPr>
        <w:t>Gopakumar</w:t>
      </w:r>
      <w:proofErr w:type="spellEnd"/>
      <w:r w:rsidR="00BB7501">
        <w:rPr>
          <w:rFonts w:ascii="Arial" w:hAnsi="Arial" w:cs="Arial"/>
          <w:sz w:val="24"/>
          <w:szCs w:val="24"/>
        </w:rPr>
        <w:t>, V.  T. (2023), alumni act as ambassadors, serving as reflection of the quality of education provided through their professionalism evidenced by employment</w:t>
      </w:r>
      <w:r w:rsidR="00022A29">
        <w:rPr>
          <w:rFonts w:ascii="Arial" w:hAnsi="Arial" w:cs="Arial"/>
          <w:sz w:val="24"/>
          <w:szCs w:val="24"/>
        </w:rPr>
        <w:t>. E</w:t>
      </w:r>
      <w:r w:rsidR="00BB7501">
        <w:rPr>
          <w:rFonts w:ascii="Arial" w:hAnsi="Arial" w:cs="Arial"/>
          <w:sz w:val="24"/>
          <w:szCs w:val="24"/>
        </w:rPr>
        <w:t xml:space="preserve">ngaging with alumni strengthens and improves educational programs and enhances the institution’s reputation. </w:t>
      </w:r>
    </w:p>
    <w:p w14:paraId="3C370612" w14:textId="3BD47561" w:rsidR="00BB7501" w:rsidRPr="00AD05A9" w:rsidRDefault="00BB7501" w:rsidP="00AD05A9">
      <w:pPr>
        <w:spacing w:after="0" w:line="480" w:lineRule="auto"/>
        <w:ind w:firstLine="720"/>
        <w:jc w:val="both"/>
        <w:rPr>
          <w:rFonts w:ascii="Arial" w:hAnsi="Arial" w:cs="Arial"/>
          <w:sz w:val="24"/>
          <w:szCs w:val="24"/>
        </w:rPr>
      </w:pPr>
      <w:r>
        <w:rPr>
          <w:rFonts w:ascii="Arial" w:hAnsi="Arial" w:cs="Arial"/>
          <w:sz w:val="24"/>
          <w:szCs w:val="24"/>
        </w:rPr>
        <w:t>Educational institutions struggle to maintain a connection with their alumni because some may become disconnected due to changes in their personal information</w:t>
      </w:r>
      <w:r w:rsidR="00022A29">
        <w:rPr>
          <w:rFonts w:ascii="Arial" w:hAnsi="Arial" w:cs="Arial"/>
          <w:sz w:val="24"/>
          <w:szCs w:val="24"/>
        </w:rPr>
        <w:t xml:space="preserve"> </w:t>
      </w:r>
      <w:r w:rsidR="00F32AF0">
        <w:rPr>
          <w:rFonts w:ascii="Arial" w:hAnsi="Arial" w:cs="Arial"/>
          <w:sz w:val="24"/>
          <w:szCs w:val="24"/>
        </w:rPr>
        <w:t xml:space="preserve">or could be the length of </w:t>
      </w:r>
      <w:r w:rsidR="00F32AF0" w:rsidRPr="00F32AF0">
        <w:rPr>
          <w:rFonts w:ascii="Arial" w:hAnsi="Arial" w:cs="Arial"/>
          <w:sz w:val="24"/>
          <w:szCs w:val="24"/>
        </w:rPr>
        <w:t xml:space="preserve">time that has passed since they graduated, </w:t>
      </w:r>
      <w:r w:rsidR="00F32AF0" w:rsidRPr="00F32AF0">
        <w:rPr>
          <w:rFonts w:ascii="Arial" w:hAnsi="Arial" w:cs="Arial"/>
          <w:sz w:val="24"/>
          <w:szCs w:val="24"/>
        </w:rPr>
        <w:lastRenderedPageBreak/>
        <w:t xml:space="preserve">which may have caused them to lose interest or </w:t>
      </w:r>
      <w:r w:rsidR="00F32AF0">
        <w:rPr>
          <w:rFonts w:ascii="Arial" w:hAnsi="Arial" w:cs="Arial"/>
          <w:sz w:val="24"/>
          <w:szCs w:val="24"/>
        </w:rPr>
        <w:t xml:space="preserve">just </w:t>
      </w:r>
      <w:r w:rsidR="00F32AF0" w:rsidRPr="00F32AF0">
        <w:rPr>
          <w:rFonts w:ascii="Arial" w:hAnsi="Arial" w:cs="Arial"/>
          <w:sz w:val="24"/>
          <w:szCs w:val="24"/>
        </w:rPr>
        <w:t>feel disconnected.</w:t>
      </w:r>
      <w:r>
        <w:rPr>
          <w:rFonts w:ascii="Arial" w:hAnsi="Arial" w:cs="Arial"/>
          <w:sz w:val="24"/>
          <w:szCs w:val="24"/>
        </w:rPr>
        <w:t xml:space="preserve"> According to Laila M. Alegado (2015), these are the common issues including a lack of communication with graduates</w:t>
      </w:r>
      <w:r w:rsidR="00F32AF0">
        <w:rPr>
          <w:rFonts w:ascii="Arial" w:hAnsi="Arial" w:cs="Arial"/>
          <w:sz w:val="24"/>
          <w:szCs w:val="24"/>
        </w:rPr>
        <w:t xml:space="preserve"> because of the</w:t>
      </w:r>
      <w:r>
        <w:rPr>
          <w:rFonts w:ascii="Arial" w:hAnsi="Arial" w:cs="Arial"/>
          <w:sz w:val="24"/>
          <w:szCs w:val="24"/>
        </w:rPr>
        <w:t xml:space="preserve"> outdated graduate profiles. This makes it difficult for </w:t>
      </w:r>
      <w:r w:rsidR="00F32AF0">
        <w:rPr>
          <w:rFonts w:ascii="Arial" w:hAnsi="Arial" w:cs="Arial"/>
          <w:sz w:val="24"/>
          <w:szCs w:val="24"/>
        </w:rPr>
        <w:t>the school</w:t>
      </w:r>
      <w:r>
        <w:rPr>
          <w:rFonts w:ascii="Arial" w:hAnsi="Arial" w:cs="Arial"/>
          <w:sz w:val="24"/>
          <w:szCs w:val="24"/>
        </w:rPr>
        <w:t xml:space="preserve"> to reach out and determine the current employment status of alumni if some unemployed or some find employment in their chosen fields</w:t>
      </w:r>
      <w:r w:rsidR="00AD05A9">
        <w:rPr>
          <w:rFonts w:ascii="Arial" w:hAnsi="Arial" w:cs="Arial"/>
          <w:sz w:val="24"/>
          <w:szCs w:val="24"/>
        </w:rPr>
        <w:t xml:space="preserve"> or end up in jobs unrelated to their courses</w:t>
      </w:r>
      <w:r>
        <w:rPr>
          <w:rFonts w:ascii="Arial" w:hAnsi="Arial" w:cs="Arial"/>
          <w:sz w:val="24"/>
          <w:szCs w:val="24"/>
        </w:rPr>
        <w:t xml:space="preserve">. Educational institutions must adapt modern technology to enhance alumni engagement, recognizing it as an opportunity to track employability </w:t>
      </w:r>
      <w:r w:rsidR="008B1593">
        <w:rPr>
          <w:rFonts w:ascii="Arial" w:hAnsi="Arial" w:cs="Arial"/>
          <w:sz w:val="24"/>
          <w:szCs w:val="24"/>
        </w:rPr>
        <w:t>that</w:t>
      </w:r>
      <w:r w:rsidR="00CE7F5D">
        <w:rPr>
          <w:rFonts w:ascii="Arial" w:hAnsi="Arial" w:cs="Arial"/>
          <w:sz w:val="24"/>
          <w:szCs w:val="24"/>
        </w:rPr>
        <w:t xml:space="preserve"> </w:t>
      </w:r>
      <w:r>
        <w:rPr>
          <w:rFonts w:ascii="Arial" w:hAnsi="Arial" w:cs="Arial"/>
          <w:sz w:val="24"/>
          <w:szCs w:val="24"/>
        </w:rPr>
        <w:t xml:space="preserve">also offers </w:t>
      </w:r>
      <w:r w:rsidR="0021650D">
        <w:rPr>
          <w:rFonts w:ascii="Arial" w:hAnsi="Arial" w:cs="Arial"/>
          <w:sz w:val="24"/>
          <w:szCs w:val="24"/>
        </w:rPr>
        <w:t>career services</w:t>
      </w:r>
      <w:r>
        <w:rPr>
          <w:rFonts w:ascii="Arial" w:hAnsi="Arial" w:cs="Arial"/>
          <w:sz w:val="24"/>
          <w:szCs w:val="24"/>
        </w:rPr>
        <w:t xml:space="preserve"> to meet the evolving needs of graduate</w:t>
      </w:r>
      <w:r w:rsidR="008B1593">
        <w:rPr>
          <w:rFonts w:ascii="Arial" w:hAnsi="Arial" w:cs="Arial"/>
          <w:sz w:val="24"/>
          <w:szCs w:val="24"/>
        </w:rPr>
        <w:t>s</w:t>
      </w:r>
      <w:r>
        <w:rPr>
          <w:rFonts w:ascii="Arial" w:hAnsi="Arial" w:cs="Arial"/>
          <w:sz w:val="24"/>
          <w:szCs w:val="24"/>
        </w:rPr>
        <w:t xml:space="preserve">. According to Sadi, S., et al (2015), </w:t>
      </w:r>
      <w:r w:rsidRPr="00CE7F5D">
        <w:rPr>
          <w:rFonts w:ascii="Arial" w:hAnsi="Arial" w:cs="Arial"/>
          <w:sz w:val="24"/>
          <w:szCs w:val="24"/>
        </w:rPr>
        <w:t xml:space="preserve">they currently live in a modern society </w:t>
      </w:r>
      <w:r w:rsidR="00CE7F5D" w:rsidRPr="00CE7F5D">
        <w:rPr>
          <w:rFonts w:ascii="Arial" w:hAnsi="Arial" w:cs="Arial"/>
          <w:sz w:val="24"/>
          <w:szCs w:val="24"/>
        </w:rPr>
        <w:t>where most people use smartphones to stay connected, informed, entertained, and perform tasks efficiently.</w:t>
      </w:r>
      <w:r w:rsidR="00CE7F5D">
        <w:rPr>
          <w:rFonts w:ascii="Arial" w:hAnsi="Arial" w:cs="Arial"/>
          <w:sz w:val="24"/>
          <w:szCs w:val="24"/>
        </w:rPr>
        <w:t xml:space="preserve"> </w:t>
      </w:r>
      <w:r w:rsidR="008B1593">
        <w:rPr>
          <w:rFonts w:ascii="Arial" w:hAnsi="Arial" w:cs="Arial"/>
          <w:sz w:val="24"/>
          <w:szCs w:val="24"/>
        </w:rPr>
        <w:t xml:space="preserve">The system </w:t>
      </w:r>
      <w:r w:rsidRPr="00537322">
        <w:rPr>
          <w:rFonts w:ascii="Arial" w:hAnsi="Arial" w:cs="Arial"/>
          <w:sz w:val="24"/>
          <w:szCs w:val="24"/>
        </w:rPr>
        <w:t>presents an opportunity that needs to be utilize for school institution</w:t>
      </w:r>
      <w:r w:rsidR="0056511B" w:rsidRPr="00537322">
        <w:rPr>
          <w:rFonts w:ascii="Arial" w:hAnsi="Arial" w:cs="Arial"/>
          <w:sz w:val="24"/>
          <w:szCs w:val="24"/>
        </w:rPr>
        <w:t>s</w:t>
      </w:r>
      <w:r w:rsidRPr="00537322">
        <w:rPr>
          <w:rFonts w:ascii="Arial" w:hAnsi="Arial" w:cs="Arial"/>
          <w:sz w:val="24"/>
          <w:szCs w:val="24"/>
        </w:rPr>
        <w:t xml:space="preserve"> </w:t>
      </w:r>
      <w:r w:rsidR="00F447A9" w:rsidRPr="00537322">
        <w:rPr>
          <w:rFonts w:ascii="Arial" w:hAnsi="Arial" w:cs="Arial"/>
          <w:sz w:val="24"/>
          <w:szCs w:val="24"/>
        </w:rPr>
        <w:t xml:space="preserve">as it </w:t>
      </w:r>
      <w:r w:rsidR="0056511B" w:rsidRPr="00537322">
        <w:rPr>
          <w:rFonts w:ascii="Arial" w:hAnsi="Arial" w:cs="Arial"/>
          <w:sz w:val="24"/>
          <w:szCs w:val="24"/>
        </w:rPr>
        <w:t xml:space="preserve">provides </w:t>
      </w:r>
      <w:r w:rsidR="00537322" w:rsidRPr="00537322">
        <w:rPr>
          <w:rFonts w:ascii="Arial" w:hAnsi="Arial" w:cs="Arial"/>
          <w:sz w:val="24"/>
          <w:szCs w:val="24"/>
        </w:rPr>
        <w:t>opportunities for unemployed graduates seeking jobs. It also</w:t>
      </w:r>
      <w:r w:rsidR="0056511B" w:rsidRPr="00537322">
        <w:rPr>
          <w:rFonts w:ascii="Arial" w:hAnsi="Arial" w:cs="Arial"/>
          <w:sz w:val="24"/>
          <w:szCs w:val="24"/>
        </w:rPr>
        <w:t xml:space="preserve"> allows the institution to do things faster in tracking of alumni employment status or whereabouts</w:t>
      </w:r>
      <w:r w:rsidR="00537322">
        <w:rPr>
          <w:rFonts w:ascii="Arial" w:hAnsi="Arial" w:cs="Arial"/>
          <w:sz w:val="24"/>
          <w:szCs w:val="24"/>
        </w:rPr>
        <w:t>.</w:t>
      </w:r>
    </w:p>
    <w:p w14:paraId="20EE389C" w14:textId="60A7EDE4" w:rsidR="00BB7501" w:rsidRPr="006E6666" w:rsidRDefault="00AD05A9" w:rsidP="00AD05A9">
      <w:pPr>
        <w:spacing w:after="0" w:line="480" w:lineRule="auto"/>
        <w:ind w:firstLine="720"/>
        <w:jc w:val="both"/>
        <w:rPr>
          <w:rFonts w:ascii="Arial" w:hAnsi="Arial" w:cs="Arial"/>
          <w:bCs/>
          <w:sz w:val="24"/>
          <w:szCs w:val="24"/>
        </w:rPr>
      </w:pPr>
      <w:r>
        <w:rPr>
          <w:rFonts w:ascii="Arial" w:hAnsi="Arial" w:cs="Arial"/>
          <w:bCs/>
          <w:sz w:val="24"/>
          <w:szCs w:val="24"/>
        </w:rPr>
        <w:t>The development of the</w:t>
      </w:r>
      <w:r w:rsidR="008B1593">
        <w:rPr>
          <w:rFonts w:ascii="Arial" w:hAnsi="Arial" w:cs="Arial"/>
          <w:bCs/>
          <w:sz w:val="24"/>
          <w:szCs w:val="24"/>
        </w:rPr>
        <w:t xml:space="preserve"> </w:t>
      </w:r>
      <w:r w:rsidR="008B1593" w:rsidRPr="00052914">
        <w:rPr>
          <w:rFonts w:ascii="Arial" w:hAnsi="Arial" w:cs="Arial"/>
          <w:sz w:val="24"/>
          <w:szCs w:val="24"/>
        </w:rPr>
        <w:t xml:space="preserve">Alumni Career Link: A Smart Tracking System Bridging Graduates and Employment Opportunities </w:t>
      </w:r>
      <w:r w:rsidR="00BB7501" w:rsidRPr="006E6666">
        <w:rPr>
          <w:rFonts w:ascii="Arial" w:hAnsi="Arial" w:cs="Arial"/>
          <w:bCs/>
          <w:sz w:val="24"/>
          <w:szCs w:val="24"/>
        </w:rPr>
        <w:t>is to keep in touch with the graduates</w:t>
      </w:r>
      <w:r w:rsidR="00A70A37">
        <w:rPr>
          <w:rFonts w:ascii="Arial" w:hAnsi="Arial" w:cs="Arial"/>
          <w:bCs/>
          <w:sz w:val="24"/>
          <w:szCs w:val="24"/>
        </w:rPr>
        <w:t>,</w:t>
      </w:r>
      <w:r w:rsidR="00BB7501" w:rsidRPr="006E6666">
        <w:rPr>
          <w:rFonts w:ascii="Arial" w:hAnsi="Arial" w:cs="Arial"/>
          <w:bCs/>
          <w:sz w:val="24"/>
          <w:szCs w:val="24"/>
        </w:rPr>
        <w:t xml:space="preserve"> </w:t>
      </w:r>
      <w:r>
        <w:rPr>
          <w:rFonts w:ascii="Arial" w:hAnsi="Arial" w:cs="Arial"/>
          <w:bCs/>
          <w:sz w:val="24"/>
          <w:szCs w:val="24"/>
        </w:rPr>
        <w:t>and aid the alumni searches</w:t>
      </w:r>
      <w:r w:rsidR="00BB7501" w:rsidRPr="006E6666">
        <w:rPr>
          <w:rFonts w:ascii="Arial" w:hAnsi="Arial" w:cs="Arial"/>
          <w:bCs/>
          <w:sz w:val="24"/>
          <w:szCs w:val="24"/>
        </w:rPr>
        <w:t xml:space="preserve"> to identify whether graduates are employed</w:t>
      </w:r>
      <w:r w:rsidR="005E734E">
        <w:rPr>
          <w:rFonts w:ascii="Arial" w:hAnsi="Arial" w:cs="Arial"/>
          <w:bCs/>
          <w:sz w:val="24"/>
          <w:szCs w:val="24"/>
        </w:rPr>
        <w:t xml:space="preserve"> or not</w:t>
      </w:r>
      <w:r w:rsidR="00BB7501" w:rsidRPr="006E6666">
        <w:rPr>
          <w:rFonts w:ascii="Arial" w:hAnsi="Arial" w:cs="Arial"/>
          <w:bCs/>
          <w:sz w:val="24"/>
          <w:szCs w:val="24"/>
        </w:rPr>
        <w:t xml:space="preserve">. As stated by </w:t>
      </w:r>
      <w:proofErr w:type="spellStart"/>
      <w:r w:rsidR="00BB7501" w:rsidRPr="006E6666">
        <w:rPr>
          <w:rFonts w:ascii="Arial" w:hAnsi="Arial" w:cs="Arial"/>
          <w:bCs/>
          <w:sz w:val="24"/>
          <w:szCs w:val="24"/>
        </w:rPr>
        <w:t>MihirJayavant</w:t>
      </w:r>
      <w:proofErr w:type="spellEnd"/>
      <w:r w:rsidR="00BB7501" w:rsidRPr="006E6666">
        <w:rPr>
          <w:rFonts w:ascii="Arial" w:hAnsi="Arial" w:cs="Arial"/>
          <w:bCs/>
          <w:sz w:val="24"/>
          <w:szCs w:val="24"/>
        </w:rPr>
        <w:t xml:space="preserve"> (2018), the alumni tracking system web-based application helps to track former students which can improve the tracking of graduates in a modernize way, making it more advanced and faster in </w:t>
      </w:r>
      <w:r w:rsidR="00BB7501" w:rsidRPr="006E6666">
        <w:rPr>
          <w:rFonts w:ascii="Arial" w:hAnsi="Arial" w:cs="Arial"/>
          <w:bCs/>
          <w:sz w:val="24"/>
          <w:szCs w:val="24"/>
        </w:rPr>
        <w:lastRenderedPageBreak/>
        <w:t xml:space="preserve">tracking </w:t>
      </w:r>
      <w:r w:rsidR="003B6768">
        <w:rPr>
          <w:rFonts w:ascii="Arial" w:hAnsi="Arial" w:cs="Arial"/>
          <w:bCs/>
          <w:sz w:val="24"/>
          <w:szCs w:val="24"/>
        </w:rPr>
        <w:t xml:space="preserve">of </w:t>
      </w:r>
      <w:r w:rsidR="00BB7501" w:rsidRPr="006E6666">
        <w:rPr>
          <w:rFonts w:ascii="Arial" w:hAnsi="Arial" w:cs="Arial"/>
          <w:bCs/>
          <w:sz w:val="24"/>
          <w:szCs w:val="24"/>
        </w:rPr>
        <w:t xml:space="preserve">alumni. It can aid in providing alumni data or information to college faculties, which eventually makes the overall process more efficient. </w:t>
      </w:r>
    </w:p>
    <w:p w14:paraId="7E775465" w14:textId="3B941D6F" w:rsidR="00892EE9" w:rsidRDefault="00BB7501" w:rsidP="00C727AF">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The system can be used as a reliable and convenient system wherein, the school institution tracking alumni information seems a burden especially when it comes to track the employment </w:t>
      </w:r>
      <w:r w:rsidRPr="00892EE9">
        <w:rPr>
          <w:rFonts w:ascii="Arial" w:hAnsi="Arial" w:cs="Arial"/>
          <w:bCs/>
          <w:sz w:val="24"/>
          <w:szCs w:val="24"/>
        </w:rPr>
        <w:t xml:space="preserve">status of graduates. </w:t>
      </w:r>
      <w:r w:rsidR="00892EE9" w:rsidRPr="00892EE9">
        <w:rPr>
          <w:rFonts w:ascii="Arial" w:hAnsi="Arial" w:cs="Arial"/>
          <w:bCs/>
          <w:sz w:val="24"/>
          <w:szCs w:val="24"/>
        </w:rPr>
        <w:t xml:space="preserve">It aims to establish a web application </w:t>
      </w:r>
      <w:r w:rsidR="00C727AF">
        <w:rPr>
          <w:rFonts w:ascii="Arial" w:hAnsi="Arial" w:cs="Arial"/>
          <w:bCs/>
          <w:sz w:val="24"/>
          <w:szCs w:val="24"/>
        </w:rPr>
        <w:t xml:space="preserve">that effectively engage with the graduates and keeps alumni records. </w:t>
      </w:r>
      <w:r w:rsidRPr="006E6666">
        <w:rPr>
          <w:rFonts w:ascii="Arial" w:hAnsi="Arial" w:cs="Arial"/>
          <w:bCs/>
          <w:sz w:val="24"/>
          <w:szCs w:val="24"/>
        </w:rPr>
        <w:t xml:space="preserve">Thus, </w:t>
      </w:r>
      <w:r w:rsidR="00C727AF">
        <w:rPr>
          <w:rFonts w:ascii="Arial" w:hAnsi="Arial" w:cs="Arial"/>
          <w:bCs/>
          <w:sz w:val="24"/>
          <w:szCs w:val="24"/>
        </w:rPr>
        <w:t>develop a communication among alumni which leads to have a better network to the institution. Moreover</w:t>
      </w:r>
      <w:r w:rsidR="005D021A">
        <w:rPr>
          <w:rFonts w:ascii="Arial" w:hAnsi="Arial" w:cs="Arial"/>
          <w:bCs/>
          <w:sz w:val="24"/>
          <w:szCs w:val="24"/>
        </w:rPr>
        <w:t>,</w:t>
      </w:r>
      <w:r w:rsidR="00C727AF">
        <w:rPr>
          <w:rFonts w:ascii="Arial" w:hAnsi="Arial" w:cs="Arial"/>
          <w:bCs/>
          <w:sz w:val="24"/>
          <w:szCs w:val="24"/>
        </w:rPr>
        <w:t xml:space="preserve"> this web application will enable graduates to maintain communication and </w:t>
      </w:r>
      <w:r w:rsidR="00892EE9" w:rsidRPr="00892EE9">
        <w:rPr>
          <w:rFonts w:ascii="Arial" w:hAnsi="Arial" w:cs="Arial"/>
          <w:bCs/>
          <w:sz w:val="24"/>
          <w:szCs w:val="24"/>
        </w:rPr>
        <w:t xml:space="preserve">stay updated on group discussions </w:t>
      </w:r>
      <w:r w:rsidR="00C727AF">
        <w:rPr>
          <w:rFonts w:ascii="Arial" w:hAnsi="Arial" w:cs="Arial"/>
          <w:bCs/>
          <w:sz w:val="24"/>
          <w:szCs w:val="24"/>
        </w:rPr>
        <w:t>or</w:t>
      </w:r>
      <w:r w:rsidR="00892EE9" w:rsidRPr="00892EE9">
        <w:rPr>
          <w:rFonts w:ascii="Arial" w:hAnsi="Arial" w:cs="Arial"/>
          <w:bCs/>
          <w:sz w:val="24"/>
          <w:szCs w:val="24"/>
        </w:rPr>
        <w:t xml:space="preserve"> job postings.</w:t>
      </w:r>
    </w:p>
    <w:p w14:paraId="69879A0D" w14:textId="77777777" w:rsidR="005E734E" w:rsidRDefault="005E734E" w:rsidP="00892EE9">
      <w:pPr>
        <w:spacing w:after="0" w:line="240" w:lineRule="auto"/>
        <w:jc w:val="both"/>
        <w:rPr>
          <w:rFonts w:ascii="Arial" w:hAnsi="Arial" w:cs="Arial"/>
          <w:bCs/>
          <w:sz w:val="24"/>
          <w:szCs w:val="24"/>
        </w:rPr>
      </w:pPr>
    </w:p>
    <w:p w14:paraId="1A1D93E6" w14:textId="32FDF838"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t>Statement of the Problem</w:t>
      </w:r>
    </w:p>
    <w:p w14:paraId="699E9E33" w14:textId="77777777" w:rsidR="00892EE9" w:rsidRPr="00892EE9" w:rsidRDefault="00892EE9" w:rsidP="00892EE9">
      <w:pPr>
        <w:spacing w:after="0" w:line="240" w:lineRule="auto"/>
        <w:jc w:val="both"/>
        <w:rPr>
          <w:rFonts w:ascii="Arial" w:hAnsi="Arial" w:cs="Arial"/>
          <w:bCs/>
          <w:sz w:val="24"/>
          <w:szCs w:val="24"/>
        </w:rPr>
      </w:pPr>
    </w:p>
    <w:p w14:paraId="6A0778ED" w14:textId="207546AF" w:rsidR="00BB7501" w:rsidRDefault="00BB7501" w:rsidP="005E734E">
      <w:pPr>
        <w:spacing w:after="0" w:line="480" w:lineRule="auto"/>
        <w:ind w:firstLine="720"/>
        <w:jc w:val="both"/>
        <w:rPr>
          <w:rFonts w:ascii="Arial" w:hAnsi="Arial" w:cs="Arial"/>
          <w:bCs/>
          <w:sz w:val="24"/>
          <w:szCs w:val="24"/>
        </w:rPr>
      </w:pPr>
      <w:r w:rsidRPr="00EF2ED9">
        <w:rPr>
          <w:rFonts w:ascii="Arial" w:hAnsi="Arial" w:cs="Arial"/>
          <w:bCs/>
          <w:sz w:val="24"/>
          <w:szCs w:val="24"/>
        </w:rPr>
        <w:t>The administration struggles to keep alumni informed about their</w:t>
      </w:r>
      <w:r w:rsidR="009C4EB7">
        <w:rPr>
          <w:rFonts w:ascii="Arial" w:hAnsi="Arial" w:cs="Arial"/>
          <w:bCs/>
          <w:sz w:val="24"/>
          <w:szCs w:val="24"/>
        </w:rPr>
        <w:t xml:space="preserve"> </w:t>
      </w:r>
      <w:r w:rsidRPr="00EF2ED9">
        <w:rPr>
          <w:rFonts w:ascii="Arial" w:hAnsi="Arial" w:cs="Arial"/>
          <w:bCs/>
          <w:sz w:val="24"/>
          <w:szCs w:val="24"/>
        </w:rPr>
        <w:t>employment status because of the outdated information of graduates as stated by Laila M. Alegado (2015). Despite efforts to reach out all the graduates quarterly, some alumni do not respond. The lack of responsiveness from certain alumni to administrative notifications asking for the latest information on graduate's</w:t>
      </w:r>
      <w:r w:rsidR="0077281A">
        <w:rPr>
          <w:rFonts w:ascii="Arial" w:hAnsi="Arial" w:cs="Arial"/>
          <w:bCs/>
          <w:sz w:val="24"/>
          <w:szCs w:val="24"/>
        </w:rPr>
        <w:t xml:space="preserve"> </w:t>
      </w:r>
      <w:r w:rsidRPr="006E6666">
        <w:rPr>
          <w:rFonts w:ascii="Arial" w:hAnsi="Arial" w:cs="Arial"/>
          <w:bCs/>
          <w:sz w:val="24"/>
          <w:szCs w:val="24"/>
        </w:rPr>
        <w:t>employment status, making it difficult for the administration to stay informed about the graduate's employment status. Specifically, the present study seeks to answer the following questions:</w:t>
      </w:r>
    </w:p>
    <w:p w14:paraId="0047AA83" w14:textId="77777777" w:rsidR="00217E81" w:rsidRDefault="00217E81" w:rsidP="005E734E">
      <w:pPr>
        <w:spacing w:after="0" w:line="480" w:lineRule="auto"/>
        <w:ind w:firstLine="720"/>
        <w:jc w:val="both"/>
        <w:rPr>
          <w:rFonts w:ascii="Arial" w:hAnsi="Arial" w:cs="Arial"/>
          <w:bCs/>
          <w:sz w:val="24"/>
          <w:szCs w:val="24"/>
        </w:rPr>
      </w:pPr>
    </w:p>
    <w:p w14:paraId="0CFA12AE" w14:textId="77777777" w:rsidR="005E734E" w:rsidRPr="005E734E" w:rsidRDefault="005E734E" w:rsidP="005E734E">
      <w:pPr>
        <w:spacing w:after="0" w:line="240" w:lineRule="auto"/>
        <w:ind w:firstLine="720"/>
        <w:jc w:val="both"/>
        <w:rPr>
          <w:rFonts w:ascii="Arial" w:hAnsi="Arial" w:cs="Arial"/>
          <w:bCs/>
          <w:sz w:val="24"/>
          <w:szCs w:val="24"/>
        </w:rPr>
      </w:pPr>
    </w:p>
    <w:p w14:paraId="3BB71878" w14:textId="31E2DA6C"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1. What is the current process used by the </w:t>
      </w:r>
      <w:r w:rsidR="00B1307D">
        <w:rPr>
          <w:rFonts w:ascii="Arial" w:hAnsi="Arial" w:cs="Arial"/>
          <w:bCs/>
          <w:sz w:val="24"/>
          <w:szCs w:val="24"/>
        </w:rPr>
        <w:t>Research</w:t>
      </w:r>
      <w:r w:rsidRPr="006E6666">
        <w:rPr>
          <w:rFonts w:ascii="Arial" w:hAnsi="Arial" w:cs="Arial"/>
          <w:bCs/>
          <w:sz w:val="24"/>
          <w:szCs w:val="24"/>
        </w:rPr>
        <w:t xml:space="preserve"> office of the university</w:t>
      </w:r>
    </w:p>
    <w:p w14:paraId="7A32923A"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in terms of managing its alumni 's employability data and records?</w:t>
      </w:r>
    </w:p>
    <w:p w14:paraId="0120A4B9" w14:textId="77777777"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2. What is the level of difficulty encountered by Central Philippines State</w:t>
      </w:r>
    </w:p>
    <w:p w14:paraId="513F837D" w14:textId="12F9933E"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University Planning Office</w:t>
      </w:r>
      <w:r w:rsidR="000C3A3F">
        <w:rPr>
          <w:rFonts w:ascii="Arial" w:hAnsi="Arial" w:cs="Arial"/>
          <w:bCs/>
          <w:sz w:val="24"/>
          <w:szCs w:val="24"/>
        </w:rPr>
        <w:t xml:space="preserve"> San Carlos campus</w:t>
      </w:r>
      <w:r w:rsidRPr="006E6666">
        <w:rPr>
          <w:rFonts w:ascii="Arial" w:hAnsi="Arial" w:cs="Arial"/>
          <w:bCs/>
          <w:sz w:val="24"/>
          <w:szCs w:val="24"/>
        </w:rPr>
        <w:t xml:space="preserve"> in</w:t>
      </w:r>
      <w:r w:rsidR="005E734E">
        <w:rPr>
          <w:rFonts w:ascii="Arial" w:hAnsi="Arial" w:cs="Arial"/>
          <w:bCs/>
          <w:sz w:val="24"/>
          <w:szCs w:val="24"/>
        </w:rPr>
        <w:t xml:space="preserve"> </w:t>
      </w:r>
      <w:r w:rsidRPr="006E6666">
        <w:rPr>
          <w:rFonts w:ascii="Arial" w:hAnsi="Arial" w:cs="Arial"/>
          <w:bCs/>
          <w:sz w:val="24"/>
          <w:szCs w:val="24"/>
        </w:rPr>
        <w:t>terms of;</w:t>
      </w:r>
    </w:p>
    <w:p w14:paraId="0CA4262F" w14:textId="5D1772CB" w:rsidR="00BB7501" w:rsidRPr="006E6666"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a.</w:t>
      </w:r>
      <w:r w:rsidR="002D2B7A">
        <w:rPr>
          <w:rFonts w:ascii="Arial" w:hAnsi="Arial" w:cs="Arial"/>
          <w:bCs/>
          <w:sz w:val="24"/>
          <w:szCs w:val="24"/>
        </w:rPr>
        <w:t xml:space="preserve"> </w:t>
      </w:r>
      <w:r w:rsidR="005421E9">
        <w:rPr>
          <w:rFonts w:ascii="Arial" w:hAnsi="Arial" w:cs="Arial"/>
          <w:bCs/>
          <w:sz w:val="24"/>
          <w:szCs w:val="24"/>
        </w:rPr>
        <w:t>M</w:t>
      </w:r>
      <w:r w:rsidR="002D2B7A" w:rsidRPr="002D2B7A">
        <w:rPr>
          <w:rFonts w:ascii="Arial" w:hAnsi="Arial" w:cs="Arial"/>
          <w:bCs/>
          <w:sz w:val="24"/>
          <w:szCs w:val="24"/>
        </w:rPr>
        <w:t>aintain</w:t>
      </w:r>
      <w:r w:rsidR="002D2B7A">
        <w:rPr>
          <w:rFonts w:ascii="Arial" w:hAnsi="Arial" w:cs="Arial"/>
          <w:bCs/>
          <w:sz w:val="24"/>
          <w:szCs w:val="24"/>
        </w:rPr>
        <w:t>ing an</w:t>
      </w:r>
      <w:r w:rsidR="00EB145F">
        <w:rPr>
          <w:rFonts w:ascii="Arial" w:hAnsi="Arial" w:cs="Arial"/>
          <w:bCs/>
          <w:sz w:val="24"/>
          <w:szCs w:val="24"/>
        </w:rPr>
        <w:t xml:space="preserve"> </w:t>
      </w:r>
      <w:r w:rsidR="006B1ADC" w:rsidRPr="002D2B7A">
        <w:rPr>
          <w:rFonts w:ascii="Arial" w:hAnsi="Arial" w:cs="Arial"/>
          <w:bCs/>
          <w:sz w:val="24"/>
          <w:szCs w:val="24"/>
        </w:rPr>
        <w:t>upda</w:t>
      </w:r>
      <w:r w:rsidR="006B1ADC">
        <w:rPr>
          <w:rFonts w:ascii="Arial" w:hAnsi="Arial" w:cs="Arial"/>
          <w:bCs/>
          <w:sz w:val="24"/>
          <w:szCs w:val="24"/>
        </w:rPr>
        <w:t>ted alumni</w:t>
      </w:r>
      <w:r w:rsidR="006B1ADC" w:rsidRPr="002D2B7A">
        <w:rPr>
          <w:rFonts w:ascii="Arial" w:hAnsi="Arial" w:cs="Arial"/>
          <w:bCs/>
          <w:sz w:val="24"/>
          <w:szCs w:val="24"/>
        </w:rPr>
        <w:t xml:space="preserve"> record</w:t>
      </w:r>
    </w:p>
    <w:p w14:paraId="10598F67" w14:textId="3683E6EA"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b. </w:t>
      </w:r>
      <w:r w:rsidR="005421E9">
        <w:rPr>
          <w:rFonts w:ascii="Arial" w:hAnsi="Arial" w:cs="Arial"/>
          <w:bCs/>
          <w:sz w:val="24"/>
          <w:szCs w:val="24"/>
        </w:rPr>
        <w:t>V</w:t>
      </w:r>
      <w:r w:rsidR="002D2B7A" w:rsidRPr="002D2B7A">
        <w:rPr>
          <w:rFonts w:ascii="Arial" w:hAnsi="Arial" w:cs="Arial"/>
          <w:bCs/>
          <w:sz w:val="24"/>
          <w:szCs w:val="24"/>
        </w:rPr>
        <w:t>erifying Employment Information</w:t>
      </w:r>
    </w:p>
    <w:p w14:paraId="56DF09FB" w14:textId="5E19CC3F" w:rsidR="00BB7501" w:rsidRDefault="00BB7501" w:rsidP="005E734E">
      <w:pPr>
        <w:spacing w:after="0" w:line="480" w:lineRule="auto"/>
        <w:ind w:firstLine="720"/>
        <w:jc w:val="both"/>
        <w:rPr>
          <w:rFonts w:ascii="Arial" w:hAnsi="Arial" w:cs="Arial"/>
          <w:bCs/>
          <w:sz w:val="24"/>
          <w:szCs w:val="24"/>
        </w:rPr>
      </w:pPr>
      <w:r w:rsidRPr="006E6666">
        <w:rPr>
          <w:rFonts w:ascii="Arial" w:hAnsi="Arial" w:cs="Arial"/>
          <w:bCs/>
          <w:sz w:val="24"/>
          <w:szCs w:val="24"/>
        </w:rPr>
        <w:t xml:space="preserve">c. </w:t>
      </w:r>
      <w:r w:rsidR="005421E9">
        <w:rPr>
          <w:rFonts w:ascii="Arial" w:hAnsi="Arial" w:cs="Arial"/>
          <w:bCs/>
          <w:sz w:val="24"/>
          <w:szCs w:val="24"/>
        </w:rPr>
        <w:t>A</w:t>
      </w:r>
      <w:r w:rsidR="005421E9" w:rsidRPr="005421E9">
        <w:rPr>
          <w:rFonts w:ascii="Arial" w:hAnsi="Arial" w:cs="Arial"/>
          <w:bCs/>
          <w:sz w:val="24"/>
          <w:szCs w:val="24"/>
        </w:rPr>
        <w:t>nalyz</w:t>
      </w:r>
      <w:r w:rsidR="005421E9">
        <w:rPr>
          <w:rFonts w:ascii="Arial" w:hAnsi="Arial" w:cs="Arial"/>
          <w:bCs/>
          <w:sz w:val="24"/>
          <w:szCs w:val="24"/>
        </w:rPr>
        <w:t>ing</w:t>
      </w:r>
      <w:r w:rsidR="005421E9" w:rsidRPr="005421E9">
        <w:rPr>
          <w:rFonts w:ascii="Arial" w:hAnsi="Arial" w:cs="Arial"/>
          <w:bCs/>
          <w:sz w:val="24"/>
          <w:szCs w:val="24"/>
        </w:rPr>
        <w:t xml:space="preserve"> employment trends accurately</w:t>
      </w:r>
    </w:p>
    <w:p w14:paraId="671A1133" w14:textId="1D137C9F" w:rsidR="005421E9" w:rsidRPr="006E6666" w:rsidRDefault="005421E9" w:rsidP="005E734E">
      <w:pPr>
        <w:spacing w:after="0" w:line="480" w:lineRule="auto"/>
        <w:ind w:firstLine="720"/>
        <w:jc w:val="both"/>
        <w:rPr>
          <w:rFonts w:ascii="Arial" w:hAnsi="Arial" w:cs="Arial"/>
          <w:bCs/>
          <w:sz w:val="24"/>
          <w:szCs w:val="24"/>
        </w:rPr>
      </w:pPr>
      <w:r>
        <w:rPr>
          <w:rFonts w:ascii="Arial" w:hAnsi="Arial" w:cs="Arial"/>
          <w:bCs/>
          <w:sz w:val="24"/>
          <w:szCs w:val="24"/>
        </w:rPr>
        <w:t xml:space="preserve">d. Addressing </w:t>
      </w:r>
      <w:r w:rsidRPr="005421E9">
        <w:rPr>
          <w:rFonts w:ascii="Arial" w:hAnsi="Arial" w:cs="Arial"/>
          <w:bCs/>
          <w:sz w:val="24"/>
          <w:szCs w:val="24"/>
        </w:rPr>
        <w:t>low response rates to tracer studies</w:t>
      </w:r>
    </w:p>
    <w:p w14:paraId="0F460A10" w14:textId="70BC7181" w:rsidR="00BB7501" w:rsidRPr="006E6666"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3. What are the technical requirements needed in the</w:t>
      </w:r>
      <w:r w:rsidR="00EB145F">
        <w:rPr>
          <w:rFonts w:ascii="Arial" w:hAnsi="Arial" w:cs="Arial"/>
          <w:bCs/>
          <w:sz w:val="24"/>
          <w:szCs w:val="24"/>
        </w:rPr>
        <w:t xml:space="preserve"> development of an</w:t>
      </w:r>
      <w:r w:rsidRPr="006E6666">
        <w:rPr>
          <w:rFonts w:ascii="Arial" w:hAnsi="Arial" w:cs="Arial"/>
          <w:bCs/>
          <w:sz w:val="24"/>
          <w:szCs w:val="24"/>
        </w:rPr>
        <w:t xml:space="preserve"> </w:t>
      </w:r>
      <w:r w:rsidR="00EB145F" w:rsidRPr="00EB145F">
        <w:rPr>
          <w:rFonts w:ascii="Arial" w:hAnsi="Arial" w:cs="Arial"/>
          <w:bCs/>
          <w:sz w:val="24"/>
          <w:szCs w:val="24"/>
        </w:rPr>
        <w:t>Alumni Career Link: A Smart Tracking System Bridging Graduates and Employment Opportunities</w:t>
      </w:r>
      <w:r w:rsidRPr="006E6666">
        <w:rPr>
          <w:rFonts w:ascii="Arial" w:hAnsi="Arial" w:cs="Arial"/>
          <w:bCs/>
          <w:sz w:val="24"/>
          <w:szCs w:val="24"/>
        </w:rPr>
        <w:t>?</w:t>
      </w:r>
    </w:p>
    <w:p w14:paraId="04D28BEE" w14:textId="0C2205E5" w:rsidR="00892EE9" w:rsidRDefault="00BB7501" w:rsidP="005E734E">
      <w:pPr>
        <w:spacing w:after="0" w:line="480" w:lineRule="auto"/>
        <w:ind w:left="720"/>
        <w:jc w:val="both"/>
        <w:rPr>
          <w:rFonts w:ascii="Arial" w:hAnsi="Arial" w:cs="Arial"/>
          <w:bCs/>
          <w:sz w:val="24"/>
          <w:szCs w:val="24"/>
        </w:rPr>
      </w:pPr>
      <w:r w:rsidRPr="006E6666">
        <w:rPr>
          <w:rFonts w:ascii="Arial" w:hAnsi="Arial" w:cs="Arial"/>
          <w:bCs/>
          <w:sz w:val="24"/>
          <w:szCs w:val="24"/>
        </w:rPr>
        <w:t xml:space="preserve">4. How efficient and </w:t>
      </w:r>
      <w:r w:rsidR="00B1307D">
        <w:rPr>
          <w:rFonts w:ascii="Arial" w:hAnsi="Arial" w:cs="Arial"/>
          <w:bCs/>
          <w:sz w:val="24"/>
          <w:szCs w:val="24"/>
        </w:rPr>
        <w:t>usability</w:t>
      </w:r>
      <w:r w:rsidRPr="006E6666">
        <w:rPr>
          <w:rFonts w:ascii="Arial" w:hAnsi="Arial" w:cs="Arial"/>
          <w:bCs/>
          <w:sz w:val="24"/>
          <w:szCs w:val="24"/>
        </w:rPr>
        <w:t xml:space="preserve"> is the develope</w:t>
      </w:r>
      <w:r w:rsidR="00EB145F">
        <w:rPr>
          <w:rFonts w:ascii="Arial" w:hAnsi="Arial" w:cs="Arial"/>
          <w:bCs/>
          <w:sz w:val="24"/>
          <w:szCs w:val="24"/>
        </w:rPr>
        <w:t>d</w:t>
      </w:r>
      <w:r w:rsidR="00EB145F" w:rsidRPr="00EB145F">
        <w:t xml:space="preserve"> </w:t>
      </w:r>
      <w:r w:rsidR="00EB145F" w:rsidRPr="00EB145F">
        <w:rPr>
          <w:rFonts w:ascii="Arial" w:hAnsi="Arial" w:cs="Arial"/>
          <w:bCs/>
          <w:sz w:val="24"/>
          <w:szCs w:val="24"/>
        </w:rPr>
        <w:t>Alumni Career Link: A Smart Tracking System Bridging Graduates and Employment Opportunities</w:t>
      </w:r>
      <w:r w:rsidR="00550AAE">
        <w:rPr>
          <w:rFonts w:ascii="Arial" w:hAnsi="Arial" w:cs="Arial"/>
          <w:bCs/>
          <w:sz w:val="24"/>
          <w:szCs w:val="24"/>
        </w:rPr>
        <w:t xml:space="preserve"> f</w:t>
      </w:r>
      <w:r w:rsidRPr="006E6666">
        <w:rPr>
          <w:rFonts w:ascii="Arial" w:hAnsi="Arial" w:cs="Arial"/>
          <w:bCs/>
          <w:sz w:val="24"/>
          <w:szCs w:val="24"/>
        </w:rPr>
        <w:t>or Central Philippines State University</w:t>
      </w:r>
      <w:r w:rsidR="00EB145F">
        <w:rPr>
          <w:rFonts w:ascii="Arial" w:hAnsi="Arial" w:cs="Arial"/>
          <w:bCs/>
          <w:sz w:val="24"/>
          <w:szCs w:val="24"/>
        </w:rPr>
        <w:t>-San Carlos</w:t>
      </w:r>
      <w:r w:rsidRPr="006E6666">
        <w:rPr>
          <w:rFonts w:ascii="Arial" w:hAnsi="Arial" w:cs="Arial"/>
          <w:bCs/>
          <w:sz w:val="24"/>
          <w:szCs w:val="24"/>
        </w:rPr>
        <w:t>?</w:t>
      </w:r>
    </w:p>
    <w:p w14:paraId="4F3DDC60" w14:textId="77777777" w:rsidR="003B6768" w:rsidRDefault="003B6768" w:rsidP="00892EE9">
      <w:pPr>
        <w:spacing w:after="0" w:line="240" w:lineRule="auto"/>
        <w:jc w:val="both"/>
        <w:rPr>
          <w:rFonts w:ascii="Arial" w:hAnsi="Arial" w:cs="Arial"/>
          <w:bCs/>
          <w:sz w:val="24"/>
          <w:szCs w:val="24"/>
        </w:rPr>
      </w:pPr>
    </w:p>
    <w:p w14:paraId="1CC6AB44" w14:textId="77777777" w:rsidR="00AB5F99" w:rsidRDefault="00AB5F99" w:rsidP="00892EE9">
      <w:pPr>
        <w:spacing w:after="0" w:line="240" w:lineRule="auto"/>
        <w:jc w:val="both"/>
        <w:rPr>
          <w:rFonts w:ascii="Arial" w:hAnsi="Arial" w:cs="Arial"/>
          <w:bCs/>
          <w:sz w:val="24"/>
          <w:szCs w:val="24"/>
        </w:rPr>
      </w:pPr>
    </w:p>
    <w:p w14:paraId="327D619E" w14:textId="77777777" w:rsidR="00AB5F99" w:rsidRDefault="00AB5F99" w:rsidP="00892EE9">
      <w:pPr>
        <w:spacing w:after="0" w:line="240" w:lineRule="auto"/>
        <w:jc w:val="both"/>
        <w:rPr>
          <w:rFonts w:ascii="Arial" w:hAnsi="Arial" w:cs="Arial"/>
          <w:bCs/>
          <w:sz w:val="24"/>
          <w:szCs w:val="24"/>
        </w:rPr>
      </w:pPr>
    </w:p>
    <w:p w14:paraId="72ECBDF3" w14:textId="77777777" w:rsidR="00AB5F99" w:rsidRDefault="00AB5F99" w:rsidP="00892EE9">
      <w:pPr>
        <w:spacing w:after="0" w:line="240" w:lineRule="auto"/>
        <w:jc w:val="both"/>
        <w:rPr>
          <w:rFonts w:ascii="Arial" w:hAnsi="Arial" w:cs="Arial"/>
          <w:bCs/>
          <w:sz w:val="24"/>
          <w:szCs w:val="24"/>
        </w:rPr>
      </w:pPr>
    </w:p>
    <w:p w14:paraId="5413773A" w14:textId="77777777" w:rsidR="00AB5F99" w:rsidRDefault="00AB5F99" w:rsidP="00892EE9">
      <w:pPr>
        <w:spacing w:after="0" w:line="240" w:lineRule="auto"/>
        <w:jc w:val="both"/>
        <w:rPr>
          <w:rFonts w:ascii="Arial" w:hAnsi="Arial" w:cs="Arial"/>
          <w:bCs/>
          <w:sz w:val="24"/>
          <w:szCs w:val="24"/>
        </w:rPr>
      </w:pPr>
    </w:p>
    <w:p w14:paraId="4F96CDD5" w14:textId="77777777" w:rsidR="00AB5F99" w:rsidRDefault="00AB5F99" w:rsidP="00892EE9">
      <w:pPr>
        <w:spacing w:after="0" w:line="240" w:lineRule="auto"/>
        <w:jc w:val="both"/>
        <w:rPr>
          <w:rFonts w:ascii="Arial" w:hAnsi="Arial" w:cs="Arial"/>
          <w:bCs/>
          <w:sz w:val="24"/>
          <w:szCs w:val="24"/>
        </w:rPr>
      </w:pPr>
    </w:p>
    <w:p w14:paraId="16894917" w14:textId="77777777" w:rsidR="00217E81" w:rsidRDefault="00217E81" w:rsidP="00892EE9">
      <w:pPr>
        <w:spacing w:after="0" w:line="240" w:lineRule="auto"/>
        <w:jc w:val="both"/>
        <w:rPr>
          <w:rFonts w:ascii="Arial" w:hAnsi="Arial" w:cs="Arial"/>
          <w:b/>
          <w:sz w:val="24"/>
          <w:szCs w:val="24"/>
        </w:rPr>
      </w:pPr>
    </w:p>
    <w:p w14:paraId="5C5C5AD7" w14:textId="77777777" w:rsidR="00217E81" w:rsidRDefault="00217E81" w:rsidP="00892EE9">
      <w:pPr>
        <w:spacing w:after="0" w:line="240" w:lineRule="auto"/>
        <w:jc w:val="both"/>
        <w:rPr>
          <w:rFonts w:ascii="Arial" w:hAnsi="Arial" w:cs="Arial"/>
          <w:b/>
          <w:sz w:val="24"/>
          <w:szCs w:val="24"/>
        </w:rPr>
      </w:pPr>
    </w:p>
    <w:p w14:paraId="0386B28A" w14:textId="77777777" w:rsidR="00217E81" w:rsidRDefault="00217E81" w:rsidP="00892EE9">
      <w:pPr>
        <w:spacing w:after="0" w:line="240" w:lineRule="auto"/>
        <w:jc w:val="both"/>
        <w:rPr>
          <w:rFonts w:ascii="Arial" w:hAnsi="Arial" w:cs="Arial"/>
          <w:b/>
          <w:sz w:val="24"/>
          <w:szCs w:val="24"/>
        </w:rPr>
      </w:pPr>
    </w:p>
    <w:p w14:paraId="6E6EB5FF" w14:textId="77777777" w:rsidR="00217E81" w:rsidRDefault="00217E81" w:rsidP="00892EE9">
      <w:pPr>
        <w:spacing w:after="0" w:line="240" w:lineRule="auto"/>
        <w:jc w:val="both"/>
        <w:rPr>
          <w:rFonts w:ascii="Arial" w:hAnsi="Arial" w:cs="Arial"/>
          <w:b/>
          <w:sz w:val="24"/>
          <w:szCs w:val="24"/>
        </w:rPr>
      </w:pPr>
    </w:p>
    <w:p w14:paraId="52C23D6B" w14:textId="617C08E9" w:rsidR="00BB7501" w:rsidRDefault="00BB7501" w:rsidP="00892EE9">
      <w:pPr>
        <w:spacing w:after="0" w:line="240" w:lineRule="auto"/>
        <w:jc w:val="both"/>
        <w:rPr>
          <w:rFonts w:ascii="Arial" w:hAnsi="Arial" w:cs="Arial"/>
          <w:b/>
          <w:sz w:val="24"/>
          <w:szCs w:val="24"/>
        </w:rPr>
      </w:pPr>
      <w:r w:rsidRPr="00533E6A">
        <w:rPr>
          <w:rFonts w:ascii="Arial" w:hAnsi="Arial" w:cs="Arial"/>
          <w:b/>
          <w:sz w:val="24"/>
          <w:szCs w:val="24"/>
        </w:rPr>
        <w:lastRenderedPageBreak/>
        <w:t>Objectives</w:t>
      </w:r>
    </w:p>
    <w:p w14:paraId="6E0B31CA" w14:textId="77777777" w:rsidR="0027520E" w:rsidRPr="00892EE9" w:rsidRDefault="0027520E" w:rsidP="00892EE9">
      <w:pPr>
        <w:spacing w:after="0" w:line="240" w:lineRule="auto"/>
        <w:jc w:val="both"/>
        <w:rPr>
          <w:rFonts w:ascii="Arial" w:hAnsi="Arial" w:cs="Arial"/>
          <w:bCs/>
          <w:sz w:val="24"/>
          <w:szCs w:val="24"/>
        </w:rPr>
      </w:pPr>
    </w:p>
    <w:p w14:paraId="00BB0798" w14:textId="77777777" w:rsidR="00BB7501" w:rsidRPr="00EF2ED9" w:rsidRDefault="00BB7501" w:rsidP="00BB7501">
      <w:pPr>
        <w:spacing w:after="0" w:line="480" w:lineRule="auto"/>
        <w:ind w:firstLine="720"/>
        <w:jc w:val="both"/>
        <w:rPr>
          <w:rFonts w:ascii="Arial" w:hAnsi="Arial" w:cs="Arial"/>
          <w:bCs/>
          <w:sz w:val="24"/>
          <w:szCs w:val="24"/>
        </w:rPr>
      </w:pPr>
      <w:r w:rsidRPr="00EF2ED9">
        <w:rPr>
          <w:rFonts w:ascii="Arial" w:hAnsi="Arial" w:cs="Arial"/>
          <w:bCs/>
          <w:sz w:val="24"/>
          <w:szCs w:val="24"/>
        </w:rPr>
        <w:t>The project aims to increase alumni engagement, intellectual and human</w:t>
      </w:r>
    </w:p>
    <w:p w14:paraId="19FF5CCA" w14:textId="7A9FCFC1"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 xml:space="preserve">resources according to </w:t>
      </w:r>
      <w:proofErr w:type="spellStart"/>
      <w:r w:rsidRPr="00EF2ED9">
        <w:rPr>
          <w:rFonts w:ascii="Arial" w:hAnsi="Arial" w:cs="Arial"/>
          <w:bCs/>
          <w:sz w:val="24"/>
          <w:szCs w:val="24"/>
        </w:rPr>
        <w:t>Tulankar</w:t>
      </w:r>
      <w:proofErr w:type="spellEnd"/>
      <w:r w:rsidRPr="00EF2ED9">
        <w:rPr>
          <w:rFonts w:ascii="Arial" w:hAnsi="Arial" w:cs="Arial"/>
          <w:bCs/>
          <w:sz w:val="24"/>
          <w:szCs w:val="24"/>
        </w:rPr>
        <w:t xml:space="preserve">, S., &amp; </w:t>
      </w:r>
      <w:proofErr w:type="spellStart"/>
      <w:r w:rsidRPr="00EF2ED9">
        <w:rPr>
          <w:rFonts w:ascii="Arial" w:hAnsi="Arial" w:cs="Arial"/>
          <w:bCs/>
          <w:sz w:val="24"/>
          <w:szCs w:val="24"/>
        </w:rPr>
        <w:t>Grampurohit</w:t>
      </w:r>
      <w:proofErr w:type="spellEnd"/>
      <w:r w:rsidRPr="00EF2ED9">
        <w:rPr>
          <w:rFonts w:ascii="Arial" w:hAnsi="Arial" w:cs="Arial"/>
          <w:bCs/>
          <w:sz w:val="24"/>
          <w:szCs w:val="24"/>
        </w:rPr>
        <w:t>, B (2020), as alumni</w:t>
      </w:r>
      <w:r w:rsidR="00032FE9">
        <w:rPr>
          <w:rFonts w:ascii="Arial" w:hAnsi="Arial" w:cs="Arial"/>
          <w:bCs/>
          <w:sz w:val="24"/>
          <w:szCs w:val="24"/>
        </w:rPr>
        <w:t xml:space="preserve"> </w:t>
      </w:r>
      <w:r w:rsidRPr="00EF2ED9">
        <w:rPr>
          <w:rFonts w:ascii="Arial" w:hAnsi="Arial" w:cs="Arial"/>
          <w:bCs/>
          <w:sz w:val="24"/>
          <w:szCs w:val="24"/>
        </w:rPr>
        <w:t xml:space="preserve">sustaining schools through donations and voluntary efforts. By implementing the system, it focusses on </w:t>
      </w:r>
      <w:r>
        <w:rPr>
          <w:rFonts w:ascii="Arial" w:hAnsi="Arial" w:cs="Arial"/>
          <w:bCs/>
          <w:sz w:val="24"/>
          <w:szCs w:val="24"/>
        </w:rPr>
        <w:t xml:space="preserve">alumni records to keep all the </w:t>
      </w:r>
      <w:r w:rsidR="00876E48">
        <w:rPr>
          <w:rFonts w:ascii="Arial" w:hAnsi="Arial" w:cs="Arial"/>
          <w:bCs/>
          <w:sz w:val="24"/>
          <w:szCs w:val="24"/>
        </w:rPr>
        <w:t>alumni information in easiest way</w:t>
      </w:r>
      <w:r>
        <w:rPr>
          <w:rFonts w:ascii="Arial" w:hAnsi="Arial" w:cs="Arial"/>
          <w:bCs/>
          <w:sz w:val="24"/>
          <w:szCs w:val="24"/>
        </w:rPr>
        <w:t xml:space="preserve">, better communication to stay in touch with the alumni and determine the employment status while saving time for manual data entry. The system will allow the university to trace alumni information and can be monitor employability. </w:t>
      </w:r>
      <w:r w:rsidR="00363788">
        <w:rPr>
          <w:rFonts w:ascii="Arial" w:hAnsi="Arial" w:cs="Arial"/>
          <w:bCs/>
          <w:sz w:val="24"/>
          <w:szCs w:val="24"/>
        </w:rPr>
        <w:t>Alumni</w:t>
      </w:r>
      <w:r>
        <w:rPr>
          <w:rFonts w:ascii="Arial" w:hAnsi="Arial" w:cs="Arial"/>
          <w:bCs/>
          <w:sz w:val="24"/>
          <w:szCs w:val="24"/>
        </w:rPr>
        <w:t xml:space="preserve"> can</w:t>
      </w:r>
      <w:r w:rsidR="00363788">
        <w:rPr>
          <w:rFonts w:ascii="Arial" w:hAnsi="Arial" w:cs="Arial"/>
          <w:bCs/>
          <w:sz w:val="24"/>
          <w:szCs w:val="24"/>
        </w:rPr>
        <w:t xml:space="preserve"> also</w:t>
      </w:r>
      <w:r>
        <w:rPr>
          <w:rFonts w:ascii="Arial" w:hAnsi="Arial" w:cs="Arial"/>
          <w:bCs/>
          <w:sz w:val="24"/>
          <w:szCs w:val="24"/>
        </w:rPr>
        <w:t xml:space="preserve"> </w:t>
      </w:r>
      <w:r w:rsidR="00363788">
        <w:rPr>
          <w:rFonts w:ascii="Arial" w:hAnsi="Arial" w:cs="Arial"/>
          <w:bCs/>
          <w:sz w:val="24"/>
          <w:szCs w:val="24"/>
        </w:rPr>
        <w:t xml:space="preserve">interact with the potential employers and post multiple jobs </w:t>
      </w:r>
      <w:r w:rsidRPr="00EF2ED9">
        <w:rPr>
          <w:rFonts w:ascii="Arial" w:hAnsi="Arial" w:cs="Arial"/>
          <w:bCs/>
          <w:sz w:val="24"/>
          <w:szCs w:val="24"/>
        </w:rPr>
        <w:t>to help alumni find employment</w:t>
      </w:r>
      <w:r w:rsidR="00876E48">
        <w:rPr>
          <w:rFonts w:ascii="Arial" w:hAnsi="Arial" w:cs="Arial"/>
          <w:bCs/>
          <w:sz w:val="24"/>
          <w:szCs w:val="24"/>
        </w:rPr>
        <w:t xml:space="preserve"> in their specific skills</w:t>
      </w:r>
      <w:r w:rsidR="00363788">
        <w:rPr>
          <w:rFonts w:ascii="Arial" w:hAnsi="Arial" w:cs="Arial"/>
          <w:bCs/>
          <w:sz w:val="24"/>
          <w:szCs w:val="24"/>
        </w:rPr>
        <w:t xml:space="preserve"> or in their field of study</w:t>
      </w:r>
      <w:r w:rsidR="00CF5FAC">
        <w:rPr>
          <w:rFonts w:ascii="Arial" w:hAnsi="Arial" w:cs="Arial"/>
          <w:bCs/>
          <w:sz w:val="24"/>
          <w:szCs w:val="24"/>
        </w:rPr>
        <w:t>.</w:t>
      </w:r>
    </w:p>
    <w:p w14:paraId="74977680" w14:textId="77777777" w:rsidR="00BB7501" w:rsidRDefault="00BB7501" w:rsidP="003762FE">
      <w:pPr>
        <w:spacing w:after="0" w:line="240" w:lineRule="auto"/>
        <w:jc w:val="both"/>
        <w:rPr>
          <w:rFonts w:ascii="Arial" w:hAnsi="Arial" w:cs="Arial"/>
          <w:bCs/>
          <w:sz w:val="24"/>
          <w:szCs w:val="24"/>
        </w:rPr>
      </w:pPr>
    </w:p>
    <w:p w14:paraId="71AA0F23" w14:textId="77777777" w:rsidR="00BB7501" w:rsidRPr="00EF2ED9" w:rsidRDefault="00BB7501" w:rsidP="00BB7501">
      <w:pPr>
        <w:spacing w:after="0" w:line="480" w:lineRule="auto"/>
        <w:jc w:val="both"/>
        <w:rPr>
          <w:rFonts w:ascii="Arial" w:hAnsi="Arial" w:cs="Arial"/>
          <w:bCs/>
          <w:sz w:val="24"/>
          <w:szCs w:val="24"/>
        </w:rPr>
      </w:pPr>
      <w:r w:rsidRPr="00EF2ED9">
        <w:rPr>
          <w:rFonts w:ascii="Arial" w:hAnsi="Arial" w:cs="Arial"/>
          <w:bCs/>
          <w:sz w:val="24"/>
          <w:szCs w:val="24"/>
        </w:rPr>
        <w:t>Specifically, this project aims to:</w:t>
      </w:r>
    </w:p>
    <w:p w14:paraId="755E3AFE" w14:textId="6ABA8EB6"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 xml:space="preserve">To </w:t>
      </w:r>
      <w:r>
        <w:rPr>
          <w:rFonts w:ascii="Arial" w:hAnsi="Arial" w:cs="Arial"/>
          <w:sz w:val="24"/>
          <w:szCs w:val="24"/>
        </w:rPr>
        <w:t xml:space="preserve">create an application to </w:t>
      </w:r>
      <w:r w:rsidRPr="00051639">
        <w:rPr>
          <w:rFonts w:ascii="Arial" w:hAnsi="Arial" w:cs="Arial"/>
          <w:sz w:val="24"/>
          <w:szCs w:val="24"/>
        </w:rPr>
        <w:t>assess t</w:t>
      </w:r>
      <w:r>
        <w:rPr>
          <w:rFonts w:ascii="Arial" w:hAnsi="Arial" w:cs="Arial"/>
          <w:sz w:val="24"/>
          <w:szCs w:val="24"/>
        </w:rPr>
        <w:t xml:space="preserve">he university </w:t>
      </w:r>
      <w:r w:rsidRPr="00051639">
        <w:rPr>
          <w:rFonts w:ascii="Arial" w:hAnsi="Arial" w:cs="Arial"/>
          <w:sz w:val="24"/>
          <w:szCs w:val="24"/>
        </w:rPr>
        <w:t xml:space="preserve">in managing alumni employability data, including maintaining records, verifying employment information, analyzing </w:t>
      </w:r>
      <w:r w:rsidR="00CF5FAC">
        <w:rPr>
          <w:rFonts w:ascii="Arial" w:hAnsi="Arial" w:cs="Arial"/>
          <w:sz w:val="24"/>
          <w:szCs w:val="24"/>
        </w:rPr>
        <w:t xml:space="preserve">employment </w:t>
      </w:r>
      <w:r w:rsidRPr="00051639">
        <w:rPr>
          <w:rFonts w:ascii="Arial" w:hAnsi="Arial" w:cs="Arial"/>
          <w:sz w:val="24"/>
          <w:szCs w:val="24"/>
        </w:rPr>
        <w:t>trends, and improving response rates to tracer studies.</w:t>
      </w:r>
    </w:p>
    <w:p w14:paraId="3B0A288C" w14:textId="209459A1"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de</w:t>
      </w:r>
      <w:r>
        <w:rPr>
          <w:rFonts w:ascii="Arial" w:hAnsi="Arial" w:cs="Arial"/>
          <w:sz w:val="24"/>
          <w:szCs w:val="24"/>
        </w:rPr>
        <w:t>velop</w:t>
      </w:r>
      <w:r w:rsidRPr="00051639">
        <w:rPr>
          <w:rFonts w:ascii="Arial" w:hAnsi="Arial" w:cs="Arial"/>
          <w:sz w:val="24"/>
          <w:szCs w:val="24"/>
        </w:rPr>
        <w:t xml:space="preserve"> </w:t>
      </w:r>
      <w:r>
        <w:rPr>
          <w:rFonts w:ascii="Arial" w:hAnsi="Arial" w:cs="Arial"/>
          <w:sz w:val="24"/>
          <w:szCs w:val="24"/>
        </w:rPr>
        <w:t>an application</w:t>
      </w:r>
      <w:r w:rsidRPr="00051639">
        <w:rPr>
          <w:rFonts w:ascii="Arial" w:hAnsi="Arial" w:cs="Arial"/>
          <w:sz w:val="24"/>
          <w:szCs w:val="24"/>
        </w:rPr>
        <w:t xml:space="preserve"> that will effectively store, monitor, and manage alumni employment records.</w:t>
      </w:r>
    </w:p>
    <w:p w14:paraId="0FC24985" w14:textId="43901BD2"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lastRenderedPageBreak/>
        <w:t>To consolidate</w:t>
      </w:r>
      <w:r w:rsidR="00952DA5">
        <w:rPr>
          <w:rFonts w:ascii="Arial" w:hAnsi="Arial" w:cs="Arial"/>
          <w:sz w:val="24"/>
          <w:szCs w:val="24"/>
        </w:rPr>
        <w:t xml:space="preserve"> all the collected </w:t>
      </w:r>
      <w:r w:rsidRPr="00051639">
        <w:rPr>
          <w:rFonts w:ascii="Arial" w:hAnsi="Arial" w:cs="Arial"/>
          <w:sz w:val="24"/>
          <w:szCs w:val="24"/>
        </w:rPr>
        <w:t xml:space="preserve">alumni employability data and presents it through graphical </w:t>
      </w:r>
      <w:r>
        <w:rPr>
          <w:rFonts w:ascii="Arial" w:hAnsi="Arial" w:cs="Arial"/>
          <w:sz w:val="24"/>
          <w:szCs w:val="24"/>
        </w:rPr>
        <w:t>charts</w:t>
      </w:r>
      <w:r w:rsidRPr="00051639">
        <w:rPr>
          <w:rFonts w:ascii="Arial" w:hAnsi="Arial" w:cs="Arial"/>
          <w:sz w:val="24"/>
          <w:szCs w:val="24"/>
        </w:rPr>
        <w:t xml:space="preserve"> to support decision-making and university planning.</w:t>
      </w:r>
    </w:p>
    <w:p w14:paraId="59ADAF75" w14:textId="77777777" w:rsidR="003D4E5F" w:rsidRDefault="003D4E5F" w:rsidP="00051639">
      <w:pPr>
        <w:pStyle w:val="ListParagraph"/>
        <w:numPr>
          <w:ilvl w:val="0"/>
          <w:numId w:val="40"/>
        </w:numPr>
        <w:spacing w:after="0" w:line="480" w:lineRule="auto"/>
        <w:jc w:val="both"/>
        <w:rPr>
          <w:rFonts w:ascii="Arial" w:hAnsi="Arial" w:cs="Arial"/>
          <w:sz w:val="24"/>
          <w:szCs w:val="24"/>
        </w:rPr>
      </w:pPr>
      <w:r w:rsidRPr="003D4E5F">
        <w:rPr>
          <w:rFonts w:ascii="Arial" w:hAnsi="Arial" w:cs="Arial"/>
          <w:sz w:val="24"/>
          <w:szCs w:val="24"/>
        </w:rPr>
        <w:t>To provide a centralized repository of alumni employment records that ensures data accuracy, allows efficient access for university personnel, and supports long-term tracking of graduates’ career progress.</w:t>
      </w:r>
    </w:p>
    <w:p w14:paraId="16029869" w14:textId="2B72A24F" w:rsidR="00051639" w:rsidRPr="00051639" w:rsidRDefault="00051639" w:rsidP="00051639">
      <w:pPr>
        <w:pStyle w:val="ListParagraph"/>
        <w:numPr>
          <w:ilvl w:val="0"/>
          <w:numId w:val="40"/>
        </w:numPr>
        <w:spacing w:after="0" w:line="480" w:lineRule="auto"/>
        <w:jc w:val="both"/>
        <w:rPr>
          <w:rFonts w:ascii="Arial" w:hAnsi="Arial" w:cs="Arial"/>
          <w:sz w:val="24"/>
          <w:szCs w:val="24"/>
        </w:rPr>
      </w:pPr>
      <w:r w:rsidRPr="00051639">
        <w:rPr>
          <w:rFonts w:ascii="Arial" w:hAnsi="Arial" w:cs="Arial"/>
          <w:sz w:val="24"/>
          <w:szCs w:val="24"/>
        </w:rPr>
        <w:t>To facilitate career services for alumni by connecting graduates with employment opportunities and strengthening collaboration between the university</w:t>
      </w:r>
      <w:r w:rsidR="00217E81">
        <w:rPr>
          <w:rFonts w:ascii="Arial" w:hAnsi="Arial" w:cs="Arial"/>
          <w:sz w:val="24"/>
          <w:szCs w:val="24"/>
        </w:rPr>
        <w:t>.</w:t>
      </w:r>
    </w:p>
    <w:p w14:paraId="79F8282B" w14:textId="77777777" w:rsidR="00604523" w:rsidRDefault="00604523" w:rsidP="00AB5F99">
      <w:pPr>
        <w:spacing w:after="0" w:line="240" w:lineRule="auto"/>
        <w:ind w:left="720"/>
        <w:jc w:val="both"/>
        <w:rPr>
          <w:rFonts w:ascii="Arial" w:hAnsi="Arial" w:cs="Arial"/>
          <w:bCs/>
          <w:sz w:val="24"/>
          <w:szCs w:val="24"/>
        </w:rPr>
      </w:pPr>
    </w:p>
    <w:p w14:paraId="6F62144B" w14:textId="20B17589" w:rsidR="003B6768" w:rsidRPr="00805B29" w:rsidRDefault="00BB7501" w:rsidP="00BB7501">
      <w:pPr>
        <w:spacing w:after="0" w:line="480" w:lineRule="auto"/>
        <w:jc w:val="both"/>
        <w:rPr>
          <w:rFonts w:ascii="Arial" w:hAnsi="Arial" w:cs="Arial"/>
          <w:b/>
          <w:sz w:val="24"/>
          <w:szCs w:val="24"/>
        </w:rPr>
      </w:pPr>
      <w:r w:rsidRPr="00805B29">
        <w:rPr>
          <w:rFonts w:ascii="Arial" w:hAnsi="Arial" w:cs="Arial"/>
          <w:b/>
          <w:sz w:val="24"/>
          <w:szCs w:val="24"/>
        </w:rPr>
        <w:t>Significance of the Study</w:t>
      </w:r>
    </w:p>
    <w:p w14:paraId="6C2CD060" w14:textId="6472FCEB" w:rsidR="00BB7501" w:rsidRPr="00EF2ED9" w:rsidRDefault="00BB7501" w:rsidP="009C4EB7">
      <w:pPr>
        <w:spacing w:after="0" w:line="480" w:lineRule="auto"/>
        <w:ind w:firstLine="720"/>
        <w:jc w:val="both"/>
        <w:rPr>
          <w:rFonts w:ascii="Arial" w:hAnsi="Arial" w:cs="Arial"/>
          <w:bCs/>
          <w:sz w:val="24"/>
          <w:szCs w:val="24"/>
        </w:rPr>
      </w:pPr>
      <w:r w:rsidRPr="00EF2ED9">
        <w:rPr>
          <w:rFonts w:ascii="Arial" w:hAnsi="Arial" w:cs="Arial"/>
          <w:bCs/>
          <w:sz w:val="24"/>
          <w:szCs w:val="24"/>
        </w:rPr>
        <w:t>The result of the study will help the university to stay connected with its alumni and intended to improve the tracker system of the school. It saves time and efforts of the school to track the alumni. This project study will benefit the following</w:t>
      </w:r>
      <w:r w:rsidR="009C4EB7">
        <w:rPr>
          <w:rFonts w:ascii="Arial" w:hAnsi="Arial" w:cs="Arial"/>
          <w:bCs/>
          <w:sz w:val="24"/>
          <w:szCs w:val="24"/>
        </w:rPr>
        <w:t>.</w:t>
      </w:r>
    </w:p>
    <w:p w14:paraId="0E42EC90" w14:textId="77777777"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t xml:space="preserve">The CPSU Administration. </w:t>
      </w:r>
      <w:r w:rsidRPr="00037791">
        <w:rPr>
          <w:rFonts w:ascii="Arial" w:hAnsi="Arial" w:cs="Arial"/>
          <w:bCs/>
          <w:sz w:val="24"/>
          <w:szCs w:val="24"/>
        </w:rPr>
        <w:t>This study will help university administrations</w:t>
      </w:r>
    </w:p>
    <w:p w14:paraId="387A0331" w14:textId="51304A02"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 xml:space="preserve">especially the </w:t>
      </w:r>
      <w:r w:rsidR="00CF5FAC">
        <w:rPr>
          <w:rFonts w:ascii="Arial" w:hAnsi="Arial" w:cs="Arial"/>
          <w:bCs/>
          <w:sz w:val="24"/>
          <w:szCs w:val="24"/>
        </w:rPr>
        <w:t xml:space="preserve">Research </w:t>
      </w:r>
      <w:r w:rsidRPr="00037791">
        <w:rPr>
          <w:rFonts w:ascii="Arial" w:hAnsi="Arial" w:cs="Arial"/>
          <w:bCs/>
          <w:sz w:val="24"/>
          <w:szCs w:val="24"/>
        </w:rPr>
        <w:t>Office in tracking alumni whereabouts and can easily informed if there's a school related event. This can also benefit the university for its future decision making an</w:t>
      </w:r>
      <w:r>
        <w:rPr>
          <w:rFonts w:ascii="Arial" w:hAnsi="Arial" w:cs="Arial"/>
          <w:bCs/>
          <w:sz w:val="24"/>
          <w:szCs w:val="24"/>
        </w:rPr>
        <w:t>d</w:t>
      </w:r>
      <w:r w:rsidRPr="00037791">
        <w:rPr>
          <w:rFonts w:ascii="Arial" w:hAnsi="Arial" w:cs="Arial"/>
          <w:bCs/>
          <w:sz w:val="24"/>
          <w:szCs w:val="24"/>
        </w:rPr>
        <w:t xml:space="preserve"> strategic planning.</w:t>
      </w:r>
    </w:p>
    <w:p w14:paraId="3BD92F17" w14:textId="3CB47B3B" w:rsidR="00BB7501" w:rsidRPr="00037791" w:rsidRDefault="00BB7501" w:rsidP="00BB7501">
      <w:pPr>
        <w:spacing w:after="0" w:line="480" w:lineRule="auto"/>
        <w:ind w:firstLine="720"/>
        <w:jc w:val="both"/>
        <w:rPr>
          <w:rFonts w:ascii="Arial" w:hAnsi="Arial" w:cs="Arial"/>
          <w:bCs/>
          <w:sz w:val="24"/>
          <w:szCs w:val="24"/>
        </w:rPr>
      </w:pPr>
      <w:r w:rsidRPr="00805B29">
        <w:rPr>
          <w:rFonts w:ascii="Arial" w:hAnsi="Arial" w:cs="Arial"/>
          <w:b/>
          <w:sz w:val="24"/>
          <w:szCs w:val="24"/>
        </w:rPr>
        <w:lastRenderedPageBreak/>
        <w:t xml:space="preserve">The Alumni. </w:t>
      </w:r>
      <w:r w:rsidRPr="00037791">
        <w:rPr>
          <w:rFonts w:ascii="Arial" w:hAnsi="Arial" w:cs="Arial"/>
          <w:bCs/>
          <w:sz w:val="24"/>
          <w:szCs w:val="24"/>
        </w:rPr>
        <w:t xml:space="preserve">Former students can easily access </w:t>
      </w:r>
      <w:r>
        <w:rPr>
          <w:rFonts w:ascii="Arial" w:hAnsi="Arial" w:cs="Arial"/>
          <w:bCs/>
          <w:sz w:val="24"/>
          <w:szCs w:val="24"/>
        </w:rPr>
        <w:t xml:space="preserve">of job opportunities </w:t>
      </w:r>
      <w:r w:rsidRPr="00037791">
        <w:rPr>
          <w:rFonts w:ascii="Arial" w:hAnsi="Arial" w:cs="Arial"/>
          <w:bCs/>
          <w:sz w:val="24"/>
          <w:szCs w:val="24"/>
        </w:rPr>
        <w:t xml:space="preserve">and </w:t>
      </w:r>
      <w:r>
        <w:rPr>
          <w:rFonts w:ascii="Arial" w:hAnsi="Arial" w:cs="Arial"/>
          <w:bCs/>
          <w:sz w:val="24"/>
          <w:szCs w:val="24"/>
        </w:rPr>
        <w:t xml:space="preserve">find employment. </w:t>
      </w:r>
      <w:r w:rsidRPr="00037791">
        <w:rPr>
          <w:rFonts w:ascii="Arial" w:hAnsi="Arial" w:cs="Arial"/>
          <w:bCs/>
          <w:sz w:val="24"/>
          <w:szCs w:val="24"/>
        </w:rPr>
        <w:t>This ease of access</w:t>
      </w:r>
      <w:r>
        <w:rPr>
          <w:rFonts w:ascii="Arial" w:hAnsi="Arial" w:cs="Arial"/>
          <w:bCs/>
          <w:sz w:val="24"/>
          <w:szCs w:val="24"/>
        </w:rPr>
        <w:t xml:space="preserve"> </w:t>
      </w:r>
      <w:r w:rsidRPr="00037791">
        <w:rPr>
          <w:rFonts w:ascii="Arial" w:hAnsi="Arial" w:cs="Arial"/>
          <w:bCs/>
          <w:sz w:val="24"/>
          <w:szCs w:val="24"/>
        </w:rPr>
        <w:t xml:space="preserve">encourages alumni to </w:t>
      </w:r>
      <w:r w:rsidR="00CF5FAC">
        <w:rPr>
          <w:rFonts w:ascii="Arial" w:hAnsi="Arial" w:cs="Arial"/>
          <w:bCs/>
          <w:sz w:val="24"/>
          <w:szCs w:val="24"/>
        </w:rPr>
        <w:t>update their</w:t>
      </w:r>
      <w:r>
        <w:rPr>
          <w:rFonts w:ascii="Arial" w:hAnsi="Arial" w:cs="Arial"/>
          <w:bCs/>
          <w:sz w:val="24"/>
          <w:szCs w:val="24"/>
        </w:rPr>
        <w:t xml:space="preserve"> account to stay </w:t>
      </w:r>
      <w:r w:rsidR="00CF5FAC">
        <w:rPr>
          <w:rFonts w:ascii="Arial" w:hAnsi="Arial" w:cs="Arial"/>
          <w:bCs/>
          <w:sz w:val="24"/>
          <w:szCs w:val="24"/>
        </w:rPr>
        <w:t>informed about relevant news.</w:t>
      </w:r>
    </w:p>
    <w:p w14:paraId="15F0595A" w14:textId="3BF3E5BF" w:rsidR="00BB7501" w:rsidRPr="00037791" w:rsidRDefault="00984A51" w:rsidP="008523ED">
      <w:pPr>
        <w:spacing w:after="0" w:line="480" w:lineRule="auto"/>
        <w:ind w:firstLine="720"/>
        <w:jc w:val="both"/>
        <w:rPr>
          <w:rFonts w:ascii="Arial" w:hAnsi="Arial" w:cs="Arial"/>
          <w:bCs/>
          <w:sz w:val="24"/>
          <w:szCs w:val="24"/>
        </w:rPr>
      </w:pPr>
      <w:r>
        <w:rPr>
          <w:rFonts w:ascii="Arial" w:hAnsi="Arial" w:cs="Arial"/>
          <w:b/>
          <w:sz w:val="24"/>
          <w:szCs w:val="24"/>
        </w:rPr>
        <w:t xml:space="preserve">CPSU </w:t>
      </w:r>
      <w:r w:rsidR="00BB7501">
        <w:rPr>
          <w:rFonts w:ascii="Arial" w:hAnsi="Arial" w:cs="Arial"/>
          <w:b/>
          <w:sz w:val="24"/>
          <w:szCs w:val="24"/>
        </w:rPr>
        <w:t xml:space="preserve">San Carlos Campus. </w:t>
      </w:r>
      <w:r w:rsidR="00BB7501" w:rsidRPr="00037791">
        <w:rPr>
          <w:rFonts w:ascii="Arial" w:hAnsi="Arial" w:cs="Arial"/>
          <w:bCs/>
          <w:sz w:val="24"/>
          <w:szCs w:val="24"/>
        </w:rPr>
        <w:t xml:space="preserve">This study will help San </w:t>
      </w:r>
      <w:r w:rsidR="00BB7501">
        <w:rPr>
          <w:rFonts w:ascii="Arial" w:hAnsi="Arial" w:cs="Arial"/>
          <w:bCs/>
          <w:sz w:val="24"/>
          <w:szCs w:val="24"/>
        </w:rPr>
        <w:t>C</w:t>
      </w:r>
      <w:r w:rsidR="00BB7501" w:rsidRPr="00037791">
        <w:rPr>
          <w:rFonts w:ascii="Arial" w:hAnsi="Arial" w:cs="Arial"/>
          <w:bCs/>
          <w:sz w:val="24"/>
          <w:szCs w:val="24"/>
        </w:rPr>
        <w:t>arlos campus to</w:t>
      </w:r>
    </w:p>
    <w:p w14:paraId="40A09CEC" w14:textId="0C2137A5" w:rsidR="00BB7501" w:rsidRPr="00037791" w:rsidRDefault="00BB7501" w:rsidP="00BB7501">
      <w:pPr>
        <w:spacing w:after="0" w:line="480" w:lineRule="auto"/>
        <w:jc w:val="both"/>
        <w:rPr>
          <w:rFonts w:ascii="Arial" w:hAnsi="Arial" w:cs="Arial"/>
          <w:bCs/>
          <w:sz w:val="24"/>
          <w:szCs w:val="24"/>
        </w:rPr>
      </w:pPr>
      <w:r w:rsidRPr="00037791">
        <w:rPr>
          <w:rFonts w:ascii="Arial" w:hAnsi="Arial" w:cs="Arial"/>
          <w:bCs/>
          <w:sz w:val="24"/>
          <w:szCs w:val="24"/>
        </w:rPr>
        <w:t>have a diverse way to track the alumni information and determine the employment status which can lessen their workload</w:t>
      </w:r>
      <w:r w:rsidR="00CF5FAC">
        <w:rPr>
          <w:rFonts w:ascii="Arial" w:hAnsi="Arial" w:cs="Arial"/>
          <w:bCs/>
          <w:sz w:val="24"/>
          <w:szCs w:val="24"/>
        </w:rPr>
        <w:t xml:space="preserve"> or manual data entry.</w:t>
      </w:r>
    </w:p>
    <w:p w14:paraId="6CB0F1A8" w14:textId="77777777" w:rsidR="00BB7501" w:rsidRPr="00037791" w:rsidRDefault="00BB7501" w:rsidP="00BB7501">
      <w:pPr>
        <w:spacing w:after="0" w:line="480" w:lineRule="auto"/>
        <w:ind w:firstLine="720"/>
        <w:jc w:val="both"/>
        <w:rPr>
          <w:rFonts w:ascii="Arial" w:hAnsi="Arial" w:cs="Arial"/>
          <w:bCs/>
          <w:sz w:val="24"/>
          <w:szCs w:val="24"/>
        </w:rPr>
      </w:pPr>
      <w:r w:rsidRPr="00E2121A">
        <w:rPr>
          <w:rFonts w:ascii="Arial" w:hAnsi="Arial" w:cs="Arial"/>
          <w:b/>
          <w:sz w:val="24"/>
          <w:szCs w:val="24"/>
        </w:rPr>
        <w:t xml:space="preserve">Future Researchers. </w:t>
      </w:r>
      <w:r w:rsidRPr="00037791">
        <w:rPr>
          <w:rFonts w:ascii="Arial" w:hAnsi="Arial" w:cs="Arial"/>
          <w:bCs/>
          <w:sz w:val="24"/>
          <w:szCs w:val="24"/>
        </w:rPr>
        <w:t>This study will serve as relative information for other</w:t>
      </w:r>
    </w:p>
    <w:p w14:paraId="1FE56781" w14:textId="6B2D2A76" w:rsidR="009C4EB7" w:rsidRDefault="00BB7501" w:rsidP="003762FE">
      <w:pPr>
        <w:spacing w:after="0" w:line="480" w:lineRule="auto"/>
        <w:jc w:val="both"/>
        <w:rPr>
          <w:rFonts w:ascii="Arial" w:hAnsi="Arial" w:cs="Arial"/>
          <w:bCs/>
          <w:sz w:val="24"/>
          <w:szCs w:val="24"/>
        </w:rPr>
      </w:pPr>
      <w:r w:rsidRPr="00037791">
        <w:rPr>
          <w:rFonts w:ascii="Arial" w:hAnsi="Arial" w:cs="Arial"/>
          <w:bCs/>
          <w:sz w:val="24"/>
          <w:szCs w:val="24"/>
        </w:rPr>
        <w:t>researchers and can serve as basis in developing their own web applications and tracking system for creating their own version of the Alumni</w:t>
      </w:r>
      <w:r>
        <w:rPr>
          <w:rFonts w:ascii="Arial" w:hAnsi="Arial" w:cs="Arial"/>
          <w:bCs/>
          <w:sz w:val="24"/>
          <w:szCs w:val="24"/>
        </w:rPr>
        <w:t xml:space="preserve"> </w:t>
      </w:r>
      <w:r w:rsidR="00CF5FAC">
        <w:rPr>
          <w:rFonts w:ascii="Arial" w:hAnsi="Arial" w:cs="Arial"/>
          <w:bCs/>
          <w:sz w:val="24"/>
          <w:szCs w:val="24"/>
        </w:rPr>
        <w:t xml:space="preserve">Career Link: A Smart </w:t>
      </w:r>
      <w:r>
        <w:rPr>
          <w:rFonts w:ascii="Arial" w:hAnsi="Arial" w:cs="Arial"/>
          <w:bCs/>
          <w:sz w:val="24"/>
          <w:szCs w:val="24"/>
        </w:rPr>
        <w:t>Track</w:t>
      </w:r>
      <w:r w:rsidR="00CF5FAC">
        <w:rPr>
          <w:rFonts w:ascii="Arial" w:hAnsi="Arial" w:cs="Arial"/>
          <w:bCs/>
          <w:sz w:val="24"/>
          <w:szCs w:val="24"/>
        </w:rPr>
        <w:t>ing</w:t>
      </w:r>
      <w:r>
        <w:rPr>
          <w:rFonts w:ascii="Arial" w:hAnsi="Arial" w:cs="Arial"/>
          <w:bCs/>
          <w:sz w:val="24"/>
          <w:szCs w:val="24"/>
        </w:rPr>
        <w:t xml:space="preserve"> System </w:t>
      </w:r>
      <w:r w:rsidR="00CF5FAC">
        <w:rPr>
          <w:rFonts w:ascii="Arial" w:hAnsi="Arial" w:cs="Arial"/>
          <w:bCs/>
          <w:sz w:val="24"/>
          <w:szCs w:val="24"/>
        </w:rPr>
        <w:t xml:space="preserve">Bridging Graduates and Employment Opportunities </w:t>
      </w:r>
      <w:r>
        <w:rPr>
          <w:rFonts w:ascii="Arial" w:hAnsi="Arial" w:cs="Arial"/>
          <w:bCs/>
          <w:sz w:val="24"/>
          <w:szCs w:val="24"/>
        </w:rPr>
        <w:t>f</w:t>
      </w:r>
      <w:r w:rsidRPr="00037791">
        <w:rPr>
          <w:rFonts w:ascii="Arial" w:hAnsi="Arial" w:cs="Arial"/>
          <w:bCs/>
          <w:sz w:val="24"/>
          <w:szCs w:val="24"/>
        </w:rPr>
        <w:t>or future use.</w:t>
      </w:r>
    </w:p>
    <w:p w14:paraId="60265C32" w14:textId="77777777" w:rsidR="003B6768" w:rsidRPr="009C4EB7" w:rsidRDefault="003B6768" w:rsidP="008523ED">
      <w:pPr>
        <w:spacing w:after="0" w:line="240" w:lineRule="auto"/>
        <w:jc w:val="both"/>
        <w:rPr>
          <w:rFonts w:ascii="Arial" w:hAnsi="Arial" w:cs="Arial"/>
          <w:bCs/>
          <w:sz w:val="24"/>
          <w:szCs w:val="24"/>
        </w:rPr>
      </w:pPr>
    </w:p>
    <w:p w14:paraId="16DA5AEA" w14:textId="77777777" w:rsidR="00BB7501" w:rsidRPr="00E2121A" w:rsidRDefault="00BB7501" w:rsidP="00BB7501">
      <w:pPr>
        <w:spacing w:after="0" w:line="480" w:lineRule="auto"/>
        <w:jc w:val="both"/>
        <w:rPr>
          <w:rFonts w:ascii="Arial" w:hAnsi="Arial" w:cs="Arial"/>
          <w:b/>
          <w:sz w:val="24"/>
          <w:szCs w:val="24"/>
        </w:rPr>
      </w:pPr>
      <w:r w:rsidRPr="00E2121A">
        <w:rPr>
          <w:rFonts w:ascii="Arial" w:hAnsi="Arial" w:cs="Arial"/>
          <w:b/>
          <w:sz w:val="24"/>
          <w:szCs w:val="24"/>
        </w:rPr>
        <w:t>Scope and limitations</w:t>
      </w:r>
    </w:p>
    <w:p w14:paraId="501AE99A" w14:textId="5BDE7484" w:rsidR="00392FF4" w:rsidRPr="00356EB0" w:rsidRDefault="00356EB0" w:rsidP="00356EB0">
      <w:pPr>
        <w:spacing w:after="0" w:line="480" w:lineRule="auto"/>
        <w:ind w:firstLine="720"/>
        <w:jc w:val="both"/>
        <w:rPr>
          <w:rFonts w:ascii="Arial" w:hAnsi="Arial" w:cs="Arial"/>
          <w:bCs/>
          <w:sz w:val="24"/>
          <w:szCs w:val="24"/>
        </w:rPr>
      </w:pPr>
      <w:r w:rsidRPr="00356EB0">
        <w:rPr>
          <w:rFonts w:ascii="Arial" w:hAnsi="Arial" w:cs="Arial"/>
          <w:bCs/>
          <w:sz w:val="24"/>
          <w:szCs w:val="24"/>
        </w:rPr>
        <w:t xml:space="preserve">The study focuses on developing an application to assist the university in managing alumni employability data by enhancing record-keeping, employment verification, </w:t>
      </w:r>
      <w:r w:rsidR="004517B9">
        <w:rPr>
          <w:rFonts w:ascii="Arial" w:hAnsi="Arial" w:cs="Arial"/>
          <w:bCs/>
          <w:sz w:val="24"/>
          <w:szCs w:val="24"/>
        </w:rPr>
        <w:t xml:space="preserve">employment </w:t>
      </w:r>
      <w:r w:rsidRPr="00356EB0">
        <w:rPr>
          <w:rFonts w:ascii="Arial" w:hAnsi="Arial" w:cs="Arial"/>
          <w:bCs/>
          <w:sz w:val="24"/>
          <w:szCs w:val="24"/>
        </w:rPr>
        <w:t xml:space="preserve">trend analysis, and tracer study response rates. The system will serve as a centralized platform for storing, monitoring, and managing alumni employment records while providing graphical analytics to support university planning and decision-making. Additionally, the system aims to connect alumni with </w:t>
      </w:r>
      <w:r w:rsidR="004517B9">
        <w:rPr>
          <w:rFonts w:ascii="Arial" w:hAnsi="Arial" w:cs="Arial"/>
          <w:bCs/>
          <w:sz w:val="24"/>
          <w:szCs w:val="24"/>
        </w:rPr>
        <w:t>job</w:t>
      </w:r>
      <w:r w:rsidRPr="00356EB0">
        <w:rPr>
          <w:rFonts w:ascii="Arial" w:hAnsi="Arial" w:cs="Arial"/>
          <w:bCs/>
          <w:sz w:val="24"/>
          <w:szCs w:val="24"/>
        </w:rPr>
        <w:t xml:space="preserve"> opportunities </w:t>
      </w:r>
      <w:r w:rsidR="004517B9">
        <w:rPr>
          <w:rFonts w:ascii="Arial" w:hAnsi="Arial" w:cs="Arial"/>
          <w:bCs/>
          <w:sz w:val="24"/>
          <w:szCs w:val="24"/>
        </w:rPr>
        <w:t>to</w:t>
      </w:r>
      <w:r w:rsidRPr="00356EB0">
        <w:rPr>
          <w:rFonts w:ascii="Arial" w:hAnsi="Arial" w:cs="Arial"/>
          <w:bCs/>
          <w:sz w:val="24"/>
          <w:szCs w:val="24"/>
        </w:rPr>
        <w:t xml:space="preserve"> </w:t>
      </w:r>
      <w:r w:rsidR="004517B9">
        <w:rPr>
          <w:rFonts w:ascii="Arial" w:hAnsi="Arial" w:cs="Arial"/>
          <w:bCs/>
          <w:sz w:val="24"/>
          <w:szCs w:val="24"/>
        </w:rPr>
        <w:t>find their employment.</w:t>
      </w:r>
    </w:p>
    <w:p w14:paraId="5E80D1F1" w14:textId="209B5C55" w:rsidR="002F269A" w:rsidRDefault="002F269A" w:rsidP="002F269A">
      <w:pPr>
        <w:spacing w:after="0" w:line="480" w:lineRule="auto"/>
        <w:ind w:firstLine="720"/>
        <w:jc w:val="both"/>
        <w:rPr>
          <w:rFonts w:ascii="Arial" w:hAnsi="Arial" w:cs="Arial"/>
          <w:bCs/>
          <w:sz w:val="24"/>
          <w:szCs w:val="24"/>
        </w:rPr>
      </w:pPr>
      <w:r w:rsidRPr="002F269A">
        <w:rPr>
          <w:rFonts w:ascii="Arial" w:hAnsi="Arial" w:cs="Arial"/>
          <w:bCs/>
          <w:sz w:val="24"/>
          <w:szCs w:val="24"/>
        </w:rPr>
        <w:lastRenderedPageBreak/>
        <w:t xml:space="preserve">This web application will be implemented at CPSU San Carlos Campus to assist in tracing the employability of its alumni. However, it will not include alumni records from other CPSU campuses. Employment status updates will be entirely self-reported by alumni, as the system does not have an automated verification process. The accuracy and completeness of employment data will depend on alumni </w:t>
      </w:r>
      <w:r>
        <w:rPr>
          <w:rFonts w:ascii="Arial" w:hAnsi="Arial" w:cs="Arial"/>
          <w:bCs/>
          <w:sz w:val="24"/>
          <w:szCs w:val="24"/>
        </w:rPr>
        <w:t>willingness</w:t>
      </w:r>
      <w:r w:rsidRPr="002F269A">
        <w:rPr>
          <w:rFonts w:ascii="Arial" w:hAnsi="Arial" w:cs="Arial"/>
          <w:bCs/>
          <w:sz w:val="24"/>
          <w:szCs w:val="24"/>
        </w:rPr>
        <w:t xml:space="preserve"> </w:t>
      </w:r>
      <w:r>
        <w:rPr>
          <w:rFonts w:ascii="Arial" w:hAnsi="Arial" w:cs="Arial"/>
          <w:bCs/>
          <w:sz w:val="24"/>
          <w:szCs w:val="24"/>
        </w:rPr>
        <w:t>to update</w:t>
      </w:r>
      <w:r w:rsidRPr="002F269A">
        <w:rPr>
          <w:rFonts w:ascii="Arial" w:hAnsi="Arial" w:cs="Arial"/>
          <w:bCs/>
          <w:sz w:val="24"/>
          <w:szCs w:val="24"/>
        </w:rPr>
        <w:t xml:space="preserve"> their records, and any updates will be at their discretion. Additionally, the system will not detect or prevent falsified information submitted by users. Furthermore, while the platform facilitates job opportunities by connecting alumni with potential employers, </w:t>
      </w:r>
      <w:r w:rsidR="00433524">
        <w:rPr>
          <w:rFonts w:ascii="Arial" w:hAnsi="Arial" w:cs="Arial"/>
          <w:bCs/>
          <w:sz w:val="24"/>
          <w:szCs w:val="24"/>
        </w:rPr>
        <w:t xml:space="preserve">and </w:t>
      </w:r>
      <w:r w:rsidRPr="002F269A">
        <w:rPr>
          <w:rFonts w:ascii="Arial" w:hAnsi="Arial" w:cs="Arial"/>
          <w:bCs/>
          <w:sz w:val="24"/>
          <w:szCs w:val="24"/>
        </w:rPr>
        <w:t>it does not guarantee direct job placements.</w:t>
      </w:r>
    </w:p>
    <w:p w14:paraId="0172EECB" w14:textId="77777777" w:rsidR="002F269A" w:rsidRPr="002F269A" w:rsidRDefault="002F269A" w:rsidP="00BB7501">
      <w:pPr>
        <w:spacing w:after="0" w:line="480" w:lineRule="auto"/>
        <w:jc w:val="both"/>
        <w:rPr>
          <w:rFonts w:ascii="Arial" w:hAnsi="Arial" w:cs="Arial"/>
          <w:bCs/>
          <w:sz w:val="24"/>
          <w:szCs w:val="24"/>
        </w:rPr>
      </w:pPr>
    </w:p>
    <w:p w14:paraId="63B73EAD" w14:textId="05C12A4F" w:rsidR="00BB7501" w:rsidRPr="009C4EB7" w:rsidRDefault="00BB7501" w:rsidP="00BB7501">
      <w:pPr>
        <w:spacing w:after="0" w:line="480" w:lineRule="auto"/>
        <w:jc w:val="both"/>
        <w:rPr>
          <w:rFonts w:ascii="Arial" w:hAnsi="Arial" w:cs="Arial"/>
          <w:b/>
          <w:sz w:val="24"/>
          <w:szCs w:val="24"/>
        </w:rPr>
      </w:pPr>
      <w:r w:rsidRPr="009C4EB7">
        <w:rPr>
          <w:rFonts w:ascii="Arial" w:hAnsi="Arial" w:cs="Arial"/>
          <w:b/>
          <w:sz w:val="24"/>
          <w:szCs w:val="24"/>
        </w:rPr>
        <w:t>Definition of Terms</w:t>
      </w:r>
    </w:p>
    <w:p w14:paraId="177005BC" w14:textId="77777777" w:rsidR="004517B9" w:rsidRPr="00B10D27" w:rsidRDefault="004517B9" w:rsidP="004517B9">
      <w:pPr>
        <w:spacing w:after="0" w:line="480" w:lineRule="auto"/>
        <w:ind w:firstLine="720"/>
        <w:jc w:val="both"/>
        <w:rPr>
          <w:rFonts w:ascii="Arial" w:hAnsi="Arial" w:cs="Arial"/>
          <w:bCs/>
        </w:rPr>
      </w:pPr>
      <w:r>
        <w:rPr>
          <w:rFonts w:ascii="Arial" w:hAnsi="Arial" w:cs="Arial"/>
          <w:b/>
          <w:sz w:val="24"/>
          <w:szCs w:val="24"/>
        </w:rPr>
        <w:t xml:space="preserve">Admin.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i</w:t>
      </w:r>
      <w:r w:rsidRPr="00B10D27">
        <w:rPr>
          <w:rFonts w:ascii="Arial" w:hAnsi="Arial" w:cs="Arial"/>
          <w:bCs/>
          <w:sz w:val="24"/>
          <w:szCs w:val="24"/>
        </w:rPr>
        <w:t>t is a person who oversees the system and manages its contents.</w:t>
      </w:r>
    </w:p>
    <w:p w14:paraId="105AC133" w14:textId="7D4B93AE" w:rsidR="00BB7501" w:rsidRPr="007D6DC6" w:rsidRDefault="00BB7501" w:rsidP="00750ADF">
      <w:pPr>
        <w:spacing w:after="0" w:line="480" w:lineRule="auto"/>
        <w:ind w:firstLine="720"/>
        <w:jc w:val="both"/>
        <w:rPr>
          <w:rFonts w:ascii="Arial" w:hAnsi="Arial" w:cs="Arial"/>
          <w:bCs/>
          <w:sz w:val="24"/>
          <w:szCs w:val="24"/>
        </w:rPr>
      </w:pPr>
      <w:r w:rsidRPr="0020732B">
        <w:rPr>
          <w:rFonts w:ascii="Arial" w:hAnsi="Arial" w:cs="Arial"/>
          <w:b/>
          <w:sz w:val="24"/>
          <w:szCs w:val="24"/>
        </w:rPr>
        <w:t>Alumni</w:t>
      </w:r>
      <w:r w:rsidR="002036ED">
        <w:rPr>
          <w:rFonts w:ascii="Arial" w:hAnsi="Arial" w:cs="Arial"/>
          <w:b/>
          <w:sz w:val="24"/>
          <w:szCs w:val="24"/>
        </w:rPr>
        <w:t xml:space="preserve">. </w:t>
      </w:r>
      <w:r w:rsidR="002036ED" w:rsidRPr="002036ED">
        <w:rPr>
          <w:rFonts w:ascii="Arial" w:hAnsi="Arial" w:cs="Arial"/>
          <w:bCs/>
          <w:sz w:val="24"/>
          <w:szCs w:val="24"/>
        </w:rPr>
        <w:t>In this</w:t>
      </w:r>
      <w:r w:rsidR="002036ED">
        <w:rPr>
          <w:rFonts w:ascii="Arial" w:hAnsi="Arial" w:cs="Arial"/>
          <w:bCs/>
          <w:sz w:val="24"/>
          <w:szCs w:val="24"/>
        </w:rPr>
        <w:t xml:space="preserve"> study, it refers</w:t>
      </w:r>
      <w:r w:rsidRPr="0020732B">
        <w:rPr>
          <w:rFonts w:ascii="Arial" w:hAnsi="Arial" w:cs="Arial"/>
          <w:b/>
          <w:sz w:val="24"/>
          <w:szCs w:val="24"/>
        </w:rPr>
        <w:t xml:space="preserve"> </w:t>
      </w:r>
      <w:r w:rsidR="0027520E" w:rsidRPr="0027520E">
        <w:rPr>
          <w:rFonts w:ascii="Arial" w:hAnsi="Arial" w:cs="Arial"/>
          <w:bCs/>
          <w:sz w:val="24"/>
          <w:szCs w:val="24"/>
        </w:rPr>
        <w:t>to a</w:t>
      </w:r>
      <w:r w:rsidR="0027520E">
        <w:rPr>
          <w:rFonts w:ascii="Arial" w:hAnsi="Arial" w:cs="Arial"/>
          <w:b/>
          <w:sz w:val="24"/>
          <w:szCs w:val="24"/>
        </w:rPr>
        <w:t xml:space="preserve"> </w:t>
      </w:r>
      <w:r w:rsidR="00750ADF">
        <w:rPr>
          <w:rFonts w:ascii="Arial" w:hAnsi="Arial" w:cs="Arial"/>
          <w:bCs/>
          <w:sz w:val="24"/>
          <w:szCs w:val="24"/>
        </w:rPr>
        <w:t>f</w:t>
      </w:r>
      <w:r w:rsidR="00750ADF" w:rsidRPr="00EF2ED9">
        <w:rPr>
          <w:rFonts w:ascii="Arial" w:hAnsi="Arial" w:cs="Arial"/>
          <w:bCs/>
          <w:sz w:val="24"/>
          <w:szCs w:val="24"/>
        </w:rPr>
        <w:t>ormer student</w:t>
      </w:r>
      <w:r w:rsidRPr="00EF2ED9">
        <w:rPr>
          <w:rFonts w:ascii="Arial" w:hAnsi="Arial" w:cs="Arial"/>
          <w:bCs/>
          <w:sz w:val="24"/>
          <w:szCs w:val="24"/>
        </w:rPr>
        <w:t xml:space="preserve"> who have attended or graduated from the</w:t>
      </w:r>
      <w:r w:rsidR="0027520E">
        <w:rPr>
          <w:rFonts w:ascii="Arial" w:hAnsi="Arial" w:cs="Arial"/>
          <w:bCs/>
          <w:sz w:val="24"/>
          <w:szCs w:val="24"/>
        </w:rPr>
        <w:t xml:space="preserve"> </w:t>
      </w:r>
      <w:r w:rsidR="00750ADF">
        <w:rPr>
          <w:rFonts w:ascii="Arial" w:hAnsi="Arial" w:cs="Arial"/>
          <w:bCs/>
          <w:sz w:val="24"/>
          <w:szCs w:val="24"/>
        </w:rPr>
        <w:t xml:space="preserve">educational </w:t>
      </w:r>
      <w:r w:rsidRPr="007D6DC6">
        <w:rPr>
          <w:rFonts w:ascii="Arial" w:hAnsi="Arial" w:cs="Arial"/>
          <w:bCs/>
          <w:sz w:val="24"/>
          <w:szCs w:val="24"/>
        </w:rPr>
        <w:t>institutions.</w:t>
      </w:r>
    </w:p>
    <w:p w14:paraId="78C5A7A4" w14:textId="77777777" w:rsidR="004517B9" w:rsidRPr="004517B9" w:rsidRDefault="004517B9" w:rsidP="004517B9">
      <w:pPr>
        <w:spacing w:after="0" w:line="480" w:lineRule="auto"/>
        <w:ind w:firstLine="720"/>
        <w:jc w:val="both"/>
        <w:rPr>
          <w:rFonts w:ascii="Arial" w:hAnsi="Arial" w:cs="Arial"/>
          <w:bCs/>
        </w:rPr>
      </w:pPr>
      <w:r w:rsidRPr="007B6E83">
        <w:rPr>
          <w:rFonts w:ascii="Arial" w:hAnsi="Arial" w:cs="Arial"/>
          <w:b/>
          <w:sz w:val="24"/>
          <w:szCs w:val="24"/>
        </w:rPr>
        <w:t xml:space="preserve">Career </w:t>
      </w:r>
      <w:r>
        <w:rPr>
          <w:rFonts w:ascii="Arial" w:hAnsi="Arial" w:cs="Arial"/>
          <w:b/>
          <w:sz w:val="24"/>
          <w:szCs w:val="24"/>
        </w:rPr>
        <w:t>Link.</w:t>
      </w:r>
      <w:r w:rsidRPr="0027520E">
        <w:rPr>
          <w:rFonts w:ascii="Arial" w:hAnsi="Arial" w:cs="Arial"/>
          <w:b/>
          <w:sz w:val="24"/>
          <w:szCs w:val="24"/>
        </w:rPr>
        <w:t xml:space="preserve"> </w:t>
      </w:r>
      <w:r w:rsidRPr="00392FF4">
        <w:rPr>
          <w:rFonts w:ascii="Arial" w:hAnsi="Arial" w:cs="Arial"/>
          <w:bCs/>
          <w:sz w:val="24"/>
          <w:szCs w:val="24"/>
        </w:rPr>
        <w:t>In this study</w:t>
      </w:r>
      <w:r>
        <w:rPr>
          <w:rFonts w:ascii="Arial" w:hAnsi="Arial" w:cs="Arial"/>
          <w:bCs/>
          <w:sz w:val="24"/>
          <w:szCs w:val="24"/>
        </w:rPr>
        <w:t>, i</w:t>
      </w:r>
      <w:r w:rsidRPr="0027520E">
        <w:rPr>
          <w:rFonts w:ascii="Arial" w:hAnsi="Arial" w:cs="Arial"/>
          <w:bCs/>
          <w:sz w:val="24"/>
          <w:szCs w:val="24"/>
        </w:rPr>
        <w:t>t refers to career opportunities designed to help alumni find jobs while connecting with potential employers</w:t>
      </w:r>
      <w:r>
        <w:rPr>
          <w:rFonts w:ascii="Arial" w:hAnsi="Arial" w:cs="Arial"/>
          <w:bCs/>
        </w:rPr>
        <w:t xml:space="preserve">. </w:t>
      </w:r>
    </w:p>
    <w:p w14:paraId="04B26892" w14:textId="10817DDF" w:rsidR="00BB7501"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Database</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
          <w:sz w:val="24"/>
          <w:szCs w:val="24"/>
        </w:rPr>
        <w:t xml:space="preserve"> </w:t>
      </w:r>
      <w:r w:rsidR="00392FF4">
        <w:rPr>
          <w:rFonts w:ascii="Arial" w:hAnsi="Arial" w:cs="Arial"/>
          <w:bCs/>
          <w:sz w:val="24"/>
          <w:szCs w:val="24"/>
        </w:rPr>
        <w:t>i</w:t>
      </w:r>
      <w:r w:rsidR="00750ADF">
        <w:rPr>
          <w:rFonts w:ascii="Arial" w:hAnsi="Arial" w:cs="Arial"/>
          <w:bCs/>
          <w:sz w:val="24"/>
          <w:szCs w:val="24"/>
        </w:rPr>
        <w:t xml:space="preserve">t refers to a </w:t>
      </w:r>
      <w:r w:rsidRPr="00EF2ED9">
        <w:rPr>
          <w:rFonts w:ascii="Arial" w:hAnsi="Arial" w:cs="Arial"/>
          <w:bCs/>
          <w:sz w:val="24"/>
          <w:szCs w:val="24"/>
        </w:rPr>
        <w:t>storage component of the system where files and data are stored</w:t>
      </w:r>
      <w:r w:rsidR="00750ADF">
        <w:rPr>
          <w:rFonts w:ascii="Arial" w:hAnsi="Arial" w:cs="Arial"/>
          <w:bCs/>
          <w:sz w:val="24"/>
          <w:szCs w:val="24"/>
        </w:rPr>
        <w:t xml:space="preserve">, organized </w:t>
      </w:r>
      <w:r w:rsidRPr="00EF2ED9">
        <w:rPr>
          <w:rFonts w:ascii="Arial" w:hAnsi="Arial" w:cs="Arial"/>
          <w:bCs/>
          <w:sz w:val="24"/>
          <w:szCs w:val="24"/>
        </w:rPr>
        <w:t>and managed.</w:t>
      </w:r>
    </w:p>
    <w:p w14:paraId="4B624E81" w14:textId="444EA3B1" w:rsidR="00BB7501" w:rsidRPr="0027520E" w:rsidRDefault="00BB7501" w:rsidP="0027520E">
      <w:pPr>
        <w:spacing w:after="0" w:line="480" w:lineRule="auto"/>
        <w:ind w:firstLine="720"/>
        <w:jc w:val="both"/>
        <w:rPr>
          <w:rFonts w:ascii="Arial" w:hAnsi="Arial" w:cs="Arial"/>
          <w:bCs/>
        </w:rPr>
      </w:pPr>
    </w:p>
    <w:p w14:paraId="156A7DD0" w14:textId="08CBEE14" w:rsidR="00BB7501" w:rsidRPr="00EF2ED9" w:rsidRDefault="00BB7501" w:rsidP="00BB7501">
      <w:pPr>
        <w:spacing w:after="0" w:line="480" w:lineRule="auto"/>
        <w:ind w:firstLine="720"/>
        <w:jc w:val="both"/>
        <w:rPr>
          <w:rFonts w:ascii="Arial" w:hAnsi="Arial" w:cs="Arial"/>
          <w:bCs/>
          <w:sz w:val="24"/>
          <w:szCs w:val="24"/>
        </w:rPr>
      </w:pPr>
      <w:r w:rsidRPr="0020732B">
        <w:rPr>
          <w:rFonts w:ascii="Arial" w:hAnsi="Arial" w:cs="Arial"/>
          <w:b/>
          <w:sz w:val="24"/>
          <w:szCs w:val="24"/>
        </w:rPr>
        <w:t>Repository</w:t>
      </w:r>
      <w:r w:rsidR="00392FF4">
        <w:rPr>
          <w:rFonts w:ascii="Arial" w:hAnsi="Arial" w:cs="Arial"/>
          <w:b/>
          <w:sz w:val="24"/>
          <w:szCs w:val="24"/>
        </w:rPr>
        <w:t>.</w:t>
      </w:r>
      <w:r w:rsidRPr="0020732B">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27520E">
        <w:rPr>
          <w:rFonts w:ascii="Arial" w:hAnsi="Arial" w:cs="Arial"/>
          <w:bCs/>
          <w:sz w:val="24"/>
          <w:szCs w:val="24"/>
        </w:rPr>
        <w:t xml:space="preserve">t refers to a </w:t>
      </w:r>
      <w:r w:rsidRPr="00EF2ED9">
        <w:rPr>
          <w:rFonts w:ascii="Arial" w:hAnsi="Arial" w:cs="Arial"/>
          <w:bCs/>
          <w:sz w:val="24"/>
          <w:szCs w:val="24"/>
        </w:rPr>
        <w:t xml:space="preserve">central location where </w:t>
      </w:r>
      <w:r w:rsidR="00750ADF">
        <w:rPr>
          <w:rFonts w:ascii="Arial" w:hAnsi="Arial" w:cs="Arial"/>
          <w:bCs/>
          <w:sz w:val="24"/>
          <w:szCs w:val="24"/>
        </w:rPr>
        <w:t>all resources</w:t>
      </w:r>
      <w:r w:rsidRPr="00EF2ED9">
        <w:rPr>
          <w:rFonts w:ascii="Arial" w:hAnsi="Arial" w:cs="Arial"/>
          <w:bCs/>
          <w:sz w:val="24"/>
          <w:szCs w:val="24"/>
        </w:rPr>
        <w:t xml:space="preserve"> are stored and managed.</w:t>
      </w:r>
    </w:p>
    <w:p w14:paraId="071C3098" w14:textId="77777777" w:rsidR="004517B9" w:rsidRDefault="004517B9" w:rsidP="004517B9">
      <w:pPr>
        <w:spacing w:after="0" w:line="480" w:lineRule="auto"/>
        <w:ind w:left="720"/>
        <w:jc w:val="both"/>
        <w:rPr>
          <w:rFonts w:ascii="Arial" w:hAnsi="Arial" w:cs="Arial"/>
          <w:bCs/>
          <w:sz w:val="24"/>
          <w:szCs w:val="24"/>
        </w:rPr>
      </w:pPr>
      <w:r>
        <w:rPr>
          <w:rFonts w:ascii="Arial" w:hAnsi="Arial" w:cs="Arial"/>
          <w:b/>
          <w:sz w:val="24"/>
          <w:szCs w:val="24"/>
        </w:rPr>
        <w:t xml:space="preserve">Tracker. </w:t>
      </w:r>
      <w:r w:rsidRPr="00392FF4">
        <w:rPr>
          <w:rFonts w:ascii="Arial" w:hAnsi="Arial" w:cs="Arial"/>
          <w:bCs/>
          <w:sz w:val="24"/>
          <w:szCs w:val="24"/>
        </w:rPr>
        <w:t>In this study</w:t>
      </w:r>
      <w:r>
        <w:rPr>
          <w:rFonts w:ascii="Arial" w:hAnsi="Arial" w:cs="Arial"/>
          <w:bCs/>
          <w:sz w:val="24"/>
          <w:szCs w:val="24"/>
        </w:rPr>
        <w:t>,</w:t>
      </w:r>
      <w:r>
        <w:rPr>
          <w:rFonts w:ascii="Arial" w:hAnsi="Arial" w:cs="Arial"/>
          <w:b/>
          <w:sz w:val="24"/>
          <w:szCs w:val="24"/>
        </w:rPr>
        <w:t xml:space="preserve"> </w:t>
      </w:r>
      <w:r>
        <w:rPr>
          <w:rFonts w:ascii="Arial" w:hAnsi="Arial" w:cs="Arial"/>
          <w:bCs/>
          <w:sz w:val="24"/>
          <w:szCs w:val="24"/>
        </w:rPr>
        <w:t>t</w:t>
      </w:r>
      <w:r w:rsidRPr="00EF2ED9">
        <w:rPr>
          <w:rFonts w:ascii="Arial" w:hAnsi="Arial" w:cs="Arial"/>
          <w:bCs/>
          <w:sz w:val="24"/>
          <w:szCs w:val="24"/>
        </w:rPr>
        <w:t>o find out the employment status</w:t>
      </w:r>
      <w:r>
        <w:rPr>
          <w:rFonts w:ascii="Arial" w:hAnsi="Arial" w:cs="Arial"/>
          <w:bCs/>
          <w:sz w:val="24"/>
          <w:szCs w:val="24"/>
        </w:rPr>
        <w:t xml:space="preserve"> and whereabouts </w:t>
      </w:r>
      <w:r w:rsidRPr="00EF2ED9">
        <w:rPr>
          <w:rFonts w:ascii="Arial" w:hAnsi="Arial" w:cs="Arial"/>
          <w:bCs/>
          <w:sz w:val="24"/>
          <w:szCs w:val="24"/>
        </w:rPr>
        <w:t>of alumni.</w:t>
      </w:r>
    </w:p>
    <w:p w14:paraId="41CAE831" w14:textId="7691363E" w:rsidR="00804CCE" w:rsidRPr="00B10D27" w:rsidRDefault="00804CCE" w:rsidP="00B10D27">
      <w:pPr>
        <w:spacing w:after="0" w:line="480" w:lineRule="auto"/>
        <w:ind w:firstLine="720"/>
        <w:jc w:val="both"/>
        <w:rPr>
          <w:rFonts w:ascii="Arial" w:hAnsi="Arial" w:cs="Arial"/>
          <w:bCs/>
        </w:rPr>
      </w:pPr>
      <w:r w:rsidRPr="00804CCE">
        <w:rPr>
          <w:rFonts w:ascii="Arial" w:hAnsi="Arial" w:cs="Arial"/>
          <w:b/>
          <w:sz w:val="24"/>
          <w:szCs w:val="24"/>
        </w:rPr>
        <w:t>Users</w:t>
      </w:r>
      <w:r w:rsidR="00392FF4">
        <w:rPr>
          <w:rFonts w:ascii="Arial" w:hAnsi="Arial" w:cs="Arial"/>
          <w:b/>
          <w:sz w:val="24"/>
          <w:szCs w:val="24"/>
        </w:rPr>
        <w:t>.</w:t>
      </w:r>
      <w:r>
        <w:rPr>
          <w:rFonts w:ascii="Arial" w:hAnsi="Arial" w:cs="Arial"/>
          <w:b/>
          <w:sz w:val="24"/>
          <w:szCs w:val="24"/>
        </w:rPr>
        <w:t xml:space="preserve"> </w:t>
      </w:r>
      <w:r w:rsidR="00392FF4" w:rsidRPr="00392FF4">
        <w:rPr>
          <w:rFonts w:ascii="Arial" w:hAnsi="Arial" w:cs="Arial"/>
          <w:bCs/>
          <w:sz w:val="24"/>
          <w:szCs w:val="24"/>
        </w:rPr>
        <w:t>In this study</w:t>
      </w:r>
      <w:r w:rsidR="00392FF4">
        <w:rPr>
          <w:rFonts w:ascii="Arial" w:hAnsi="Arial" w:cs="Arial"/>
          <w:bCs/>
          <w:sz w:val="24"/>
          <w:szCs w:val="24"/>
        </w:rPr>
        <w:t>, i</w:t>
      </w:r>
      <w:r w:rsidR="00B10D27" w:rsidRPr="00B10D27">
        <w:rPr>
          <w:rFonts w:ascii="Arial" w:hAnsi="Arial" w:cs="Arial"/>
          <w:bCs/>
          <w:sz w:val="24"/>
          <w:szCs w:val="24"/>
        </w:rPr>
        <w:t>t refers to a person who uses the system and interacts with it.</w:t>
      </w:r>
    </w:p>
    <w:p w14:paraId="6661ABB4" w14:textId="701C9BDB" w:rsidR="00BB7501" w:rsidRDefault="00BB7501" w:rsidP="00BB7501">
      <w:pPr>
        <w:spacing w:after="0" w:line="480" w:lineRule="auto"/>
        <w:ind w:firstLine="720"/>
        <w:jc w:val="both"/>
        <w:rPr>
          <w:rFonts w:ascii="Arial" w:hAnsi="Arial" w:cs="Arial"/>
          <w:b/>
          <w:sz w:val="24"/>
          <w:szCs w:val="24"/>
        </w:rPr>
      </w:pPr>
      <w:r>
        <w:rPr>
          <w:rFonts w:ascii="Arial" w:hAnsi="Arial" w:cs="Arial"/>
          <w:b/>
          <w:sz w:val="24"/>
          <w:szCs w:val="24"/>
        </w:rPr>
        <w:t>Web</w:t>
      </w:r>
      <w:r w:rsidR="00C55B10">
        <w:rPr>
          <w:rFonts w:ascii="Arial" w:hAnsi="Arial" w:cs="Arial"/>
          <w:b/>
          <w:sz w:val="24"/>
          <w:szCs w:val="24"/>
        </w:rPr>
        <w:t xml:space="preserve"> App</w:t>
      </w:r>
      <w:r w:rsidR="00392FF4">
        <w:rPr>
          <w:rFonts w:ascii="Arial" w:hAnsi="Arial" w:cs="Arial"/>
          <w:b/>
          <w:sz w:val="24"/>
          <w:szCs w:val="24"/>
        </w:rPr>
        <w:t>.</w:t>
      </w:r>
      <w:r w:rsidR="00392FF4" w:rsidRPr="00392FF4">
        <w:rPr>
          <w:rFonts w:ascii="Arial" w:hAnsi="Arial" w:cs="Arial"/>
          <w:bCs/>
          <w:sz w:val="24"/>
          <w:szCs w:val="24"/>
        </w:rPr>
        <w:t xml:space="preserve"> In this study</w:t>
      </w:r>
      <w:r w:rsidR="00392FF4">
        <w:rPr>
          <w:rFonts w:ascii="Arial" w:hAnsi="Arial" w:cs="Arial"/>
          <w:bCs/>
          <w:sz w:val="24"/>
          <w:szCs w:val="24"/>
        </w:rPr>
        <w:t>,</w:t>
      </w:r>
      <w:r>
        <w:rPr>
          <w:rFonts w:ascii="Arial" w:hAnsi="Arial" w:cs="Arial"/>
          <w:b/>
          <w:sz w:val="24"/>
          <w:szCs w:val="24"/>
        </w:rPr>
        <w:t xml:space="preserve"> </w:t>
      </w:r>
      <w:r w:rsidR="00392FF4">
        <w:rPr>
          <w:rFonts w:ascii="Arial" w:hAnsi="Arial" w:cs="Arial"/>
          <w:bCs/>
          <w:sz w:val="24"/>
          <w:szCs w:val="24"/>
        </w:rPr>
        <w:t>r</w:t>
      </w:r>
      <w:r w:rsidRPr="00EF2ED9">
        <w:rPr>
          <w:rFonts w:ascii="Arial" w:hAnsi="Arial" w:cs="Arial"/>
          <w:bCs/>
          <w:sz w:val="24"/>
          <w:szCs w:val="24"/>
        </w:rPr>
        <w:t>efer</w:t>
      </w:r>
      <w:r w:rsidR="00392FF4">
        <w:rPr>
          <w:rFonts w:ascii="Arial" w:hAnsi="Arial" w:cs="Arial"/>
          <w:bCs/>
          <w:sz w:val="24"/>
          <w:szCs w:val="24"/>
        </w:rPr>
        <w:t>s</w:t>
      </w:r>
      <w:r w:rsidRPr="00EF2ED9">
        <w:rPr>
          <w:rFonts w:ascii="Arial" w:hAnsi="Arial" w:cs="Arial"/>
          <w:bCs/>
          <w:sz w:val="24"/>
          <w:szCs w:val="24"/>
        </w:rPr>
        <w:t xml:space="preserve"> to the network connections and accessibility of the system via web browsers</w:t>
      </w:r>
    </w:p>
    <w:p w14:paraId="3A02190C" w14:textId="77777777" w:rsidR="002F269A" w:rsidRDefault="002F269A" w:rsidP="00F45B0F">
      <w:pPr>
        <w:spacing w:after="0" w:line="480" w:lineRule="auto"/>
        <w:ind w:left="720"/>
        <w:jc w:val="both"/>
        <w:rPr>
          <w:rFonts w:ascii="Arial" w:hAnsi="Arial" w:cs="Arial"/>
          <w:bCs/>
          <w:sz w:val="24"/>
          <w:szCs w:val="24"/>
        </w:rPr>
      </w:pPr>
    </w:p>
    <w:p w14:paraId="58E95EEF" w14:textId="77777777" w:rsidR="002F269A" w:rsidRDefault="002F269A" w:rsidP="00F45B0F">
      <w:pPr>
        <w:spacing w:after="0" w:line="480" w:lineRule="auto"/>
        <w:ind w:left="720"/>
        <w:jc w:val="both"/>
        <w:rPr>
          <w:rFonts w:ascii="Arial" w:hAnsi="Arial" w:cs="Arial"/>
          <w:bCs/>
          <w:sz w:val="24"/>
          <w:szCs w:val="24"/>
        </w:rPr>
      </w:pPr>
    </w:p>
    <w:p w14:paraId="72CD431D" w14:textId="77777777" w:rsidR="002F269A" w:rsidRDefault="002F269A" w:rsidP="00F45B0F">
      <w:pPr>
        <w:spacing w:after="0" w:line="480" w:lineRule="auto"/>
        <w:ind w:left="720"/>
        <w:jc w:val="both"/>
        <w:rPr>
          <w:rFonts w:ascii="Arial" w:hAnsi="Arial" w:cs="Arial"/>
          <w:bCs/>
          <w:sz w:val="24"/>
          <w:szCs w:val="24"/>
        </w:rPr>
      </w:pPr>
    </w:p>
    <w:p w14:paraId="2CF6051E" w14:textId="77777777" w:rsidR="002F269A" w:rsidRDefault="002F269A" w:rsidP="00F45B0F">
      <w:pPr>
        <w:spacing w:after="0" w:line="480" w:lineRule="auto"/>
        <w:ind w:left="720"/>
        <w:jc w:val="both"/>
        <w:rPr>
          <w:rFonts w:ascii="Arial" w:hAnsi="Arial" w:cs="Arial"/>
          <w:bCs/>
          <w:sz w:val="24"/>
          <w:szCs w:val="24"/>
        </w:rPr>
      </w:pPr>
    </w:p>
    <w:p w14:paraId="2AD486B1" w14:textId="77777777" w:rsidR="002F269A" w:rsidRDefault="002F269A" w:rsidP="00F45B0F">
      <w:pPr>
        <w:spacing w:after="0" w:line="480" w:lineRule="auto"/>
        <w:ind w:left="720"/>
        <w:jc w:val="both"/>
        <w:rPr>
          <w:rFonts w:ascii="Arial" w:hAnsi="Arial" w:cs="Arial"/>
          <w:bCs/>
          <w:sz w:val="24"/>
          <w:szCs w:val="24"/>
        </w:rPr>
      </w:pPr>
    </w:p>
    <w:p w14:paraId="4ED37622" w14:textId="77777777" w:rsidR="002F269A" w:rsidRDefault="002F269A" w:rsidP="00F45B0F">
      <w:pPr>
        <w:spacing w:after="0" w:line="480" w:lineRule="auto"/>
        <w:ind w:left="720"/>
        <w:jc w:val="both"/>
        <w:rPr>
          <w:rFonts w:ascii="Arial" w:hAnsi="Arial" w:cs="Arial"/>
          <w:bCs/>
          <w:sz w:val="24"/>
          <w:szCs w:val="24"/>
        </w:rPr>
      </w:pPr>
    </w:p>
    <w:p w14:paraId="28C1616B" w14:textId="77777777" w:rsidR="002F269A" w:rsidRDefault="002F269A" w:rsidP="00F45B0F">
      <w:pPr>
        <w:spacing w:after="0" w:line="480" w:lineRule="auto"/>
        <w:ind w:left="720"/>
        <w:jc w:val="both"/>
        <w:rPr>
          <w:rFonts w:ascii="Arial" w:hAnsi="Arial" w:cs="Arial"/>
          <w:bCs/>
          <w:sz w:val="24"/>
          <w:szCs w:val="24"/>
        </w:rPr>
      </w:pPr>
    </w:p>
    <w:p w14:paraId="61AFDA45" w14:textId="77777777" w:rsidR="002F269A" w:rsidRDefault="002F269A" w:rsidP="00F45B0F">
      <w:pPr>
        <w:spacing w:after="0" w:line="480" w:lineRule="auto"/>
        <w:ind w:left="720"/>
        <w:jc w:val="both"/>
        <w:rPr>
          <w:rFonts w:ascii="Arial" w:hAnsi="Arial" w:cs="Arial"/>
          <w:bCs/>
          <w:sz w:val="24"/>
          <w:szCs w:val="24"/>
        </w:rPr>
      </w:pPr>
    </w:p>
    <w:p w14:paraId="13F64AF8" w14:textId="77777777" w:rsidR="002F269A" w:rsidRPr="00A620BA" w:rsidRDefault="002F269A" w:rsidP="00F45B0F">
      <w:pPr>
        <w:spacing w:after="0" w:line="480" w:lineRule="auto"/>
        <w:ind w:left="720"/>
        <w:jc w:val="both"/>
        <w:rPr>
          <w:rFonts w:ascii="Arial" w:hAnsi="Arial" w:cs="Arial"/>
          <w:bCs/>
          <w:sz w:val="24"/>
          <w:szCs w:val="24"/>
        </w:rPr>
      </w:pPr>
    </w:p>
    <w:p w14:paraId="7CDCACD0" w14:textId="77777777" w:rsidR="008523ED" w:rsidRDefault="008523ED" w:rsidP="00B10D27">
      <w:pPr>
        <w:spacing w:after="0" w:line="480" w:lineRule="auto"/>
        <w:rPr>
          <w:rFonts w:ascii="Arial" w:hAnsi="Arial" w:cs="Arial"/>
          <w:b/>
          <w:sz w:val="24"/>
          <w:szCs w:val="24"/>
        </w:rPr>
      </w:pPr>
    </w:p>
    <w:p w14:paraId="32F77082" w14:textId="77777777" w:rsidR="004517B9" w:rsidRDefault="004517B9" w:rsidP="00B10D27">
      <w:pPr>
        <w:spacing w:after="0" w:line="480" w:lineRule="auto"/>
        <w:rPr>
          <w:rFonts w:ascii="Arial" w:hAnsi="Arial" w:cs="Arial"/>
          <w:b/>
          <w:sz w:val="24"/>
          <w:szCs w:val="24"/>
        </w:rPr>
      </w:pPr>
    </w:p>
    <w:p w14:paraId="5D4A32E3" w14:textId="096F188F" w:rsidR="00BB7501" w:rsidRDefault="00000000" w:rsidP="00B77272">
      <w:pPr>
        <w:spacing w:after="0" w:line="240" w:lineRule="auto"/>
        <w:jc w:val="center"/>
        <w:rPr>
          <w:rFonts w:ascii="Arial" w:hAnsi="Arial" w:cs="Arial"/>
          <w:b/>
          <w:sz w:val="24"/>
          <w:szCs w:val="24"/>
        </w:rPr>
      </w:pPr>
      <w:r w:rsidRPr="00673BA3">
        <w:rPr>
          <w:rFonts w:ascii="Arial" w:hAnsi="Arial" w:cs="Arial"/>
          <w:b/>
          <w:sz w:val="24"/>
          <w:szCs w:val="24"/>
        </w:rPr>
        <w:lastRenderedPageBreak/>
        <w:t>CHAPTER II</w:t>
      </w:r>
    </w:p>
    <w:p w14:paraId="3EE89932" w14:textId="77777777" w:rsidR="001F2EB4" w:rsidRPr="00673BA3" w:rsidRDefault="001F2EB4" w:rsidP="001F2EB4">
      <w:pPr>
        <w:spacing w:after="0" w:line="240" w:lineRule="auto"/>
        <w:ind w:firstLine="720"/>
        <w:jc w:val="center"/>
        <w:rPr>
          <w:rFonts w:ascii="Arial" w:hAnsi="Arial" w:cs="Arial"/>
          <w:b/>
          <w:sz w:val="24"/>
          <w:szCs w:val="24"/>
        </w:rPr>
      </w:pPr>
    </w:p>
    <w:p w14:paraId="28019B35" w14:textId="351F4F74" w:rsidR="00BB7501" w:rsidRDefault="00000000" w:rsidP="00B10D27">
      <w:pPr>
        <w:spacing w:after="0" w:line="240" w:lineRule="auto"/>
        <w:ind w:firstLine="720"/>
        <w:jc w:val="center"/>
        <w:rPr>
          <w:rFonts w:ascii="Arial" w:hAnsi="Arial" w:cs="Arial"/>
          <w:b/>
          <w:sz w:val="24"/>
          <w:szCs w:val="24"/>
        </w:rPr>
      </w:pPr>
      <w:r w:rsidRPr="00673BA3">
        <w:rPr>
          <w:rFonts w:ascii="Arial" w:hAnsi="Arial" w:cs="Arial"/>
          <w:b/>
          <w:sz w:val="24"/>
          <w:szCs w:val="24"/>
        </w:rPr>
        <w:t>REVIEW OF RELATED LITERATURES AND SYSTEMS</w:t>
      </w:r>
    </w:p>
    <w:p w14:paraId="22B0F461" w14:textId="77777777" w:rsidR="00B10D27" w:rsidRDefault="00B10D27" w:rsidP="00B10D27">
      <w:pPr>
        <w:spacing w:after="0" w:line="240" w:lineRule="auto"/>
        <w:ind w:firstLine="720"/>
        <w:jc w:val="center"/>
        <w:rPr>
          <w:rFonts w:ascii="Arial" w:hAnsi="Arial" w:cs="Arial"/>
          <w:b/>
          <w:sz w:val="24"/>
          <w:szCs w:val="24"/>
        </w:rPr>
      </w:pPr>
    </w:p>
    <w:p w14:paraId="66231048" w14:textId="77777777" w:rsidR="00B10D27" w:rsidRPr="00673BA3" w:rsidRDefault="00B10D27" w:rsidP="00B10D27">
      <w:pPr>
        <w:spacing w:after="0" w:line="240" w:lineRule="auto"/>
        <w:ind w:firstLine="720"/>
        <w:jc w:val="center"/>
        <w:rPr>
          <w:rFonts w:ascii="Arial" w:hAnsi="Arial" w:cs="Arial"/>
          <w:b/>
          <w:sz w:val="24"/>
          <w:szCs w:val="24"/>
        </w:rPr>
      </w:pPr>
    </w:p>
    <w:p w14:paraId="34035325" w14:textId="21B91789" w:rsidR="0085197D" w:rsidRPr="00673BA3" w:rsidRDefault="00000000">
      <w:pPr>
        <w:shd w:val="clear" w:color="auto" w:fill="FFFFFF"/>
        <w:spacing w:after="0" w:line="480" w:lineRule="auto"/>
        <w:ind w:firstLine="720"/>
        <w:jc w:val="both"/>
        <w:rPr>
          <w:rFonts w:ascii="Arial" w:eastAsia="Times New Roman" w:hAnsi="Arial" w:cs="Arial"/>
          <w:sz w:val="24"/>
          <w:szCs w:val="24"/>
        </w:rPr>
      </w:pPr>
      <w:r w:rsidRPr="00673BA3">
        <w:rPr>
          <w:rFonts w:ascii="Arial" w:eastAsia="Times New Roman" w:hAnsi="Arial" w:cs="Arial"/>
          <w:sz w:val="24"/>
          <w:szCs w:val="24"/>
        </w:rPr>
        <w:t xml:space="preserve">This chapter provides a review of related literature and studies that will help the researchers gather basic data and references for the current study. Important facts were provided by the researchers </w:t>
      </w:r>
      <w:r w:rsidR="00924CA4">
        <w:rPr>
          <w:rFonts w:ascii="Arial" w:eastAsia="Times New Roman" w:hAnsi="Arial" w:cs="Arial"/>
          <w:sz w:val="24"/>
          <w:szCs w:val="24"/>
        </w:rPr>
        <w:t xml:space="preserve">that presents a comprehensive summary of existing research and studies </w:t>
      </w:r>
      <w:r w:rsidRPr="00673BA3">
        <w:rPr>
          <w:rFonts w:ascii="Arial" w:eastAsia="Times New Roman" w:hAnsi="Arial" w:cs="Arial"/>
          <w:sz w:val="24"/>
          <w:szCs w:val="24"/>
        </w:rPr>
        <w:t xml:space="preserve">to support the significance and relevance of the </w:t>
      </w:r>
      <w:r w:rsidR="0034466A" w:rsidRPr="0034466A">
        <w:rPr>
          <w:rFonts w:ascii="Arial" w:eastAsia="Times New Roman" w:hAnsi="Arial" w:cs="Arial"/>
          <w:bCs/>
          <w:sz w:val="24"/>
          <w:szCs w:val="24"/>
        </w:rPr>
        <w:t>Alumni Career Link: A Smart Tracking System Bridging Graduates and Employment Opportunities</w:t>
      </w:r>
      <w:r w:rsidR="0034466A">
        <w:rPr>
          <w:rFonts w:ascii="Arial" w:eastAsia="Times New Roman" w:hAnsi="Arial" w:cs="Arial"/>
          <w:bCs/>
          <w:sz w:val="24"/>
          <w:szCs w:val="24"/>
        </w:rPr>
        <w:t>’</w:t>
      </w:r>
      <w:r w:rsidR="003B7E4F">
        <w:rPr>
          <w:rFonts w:ascii="Arial" w:eastAsia="Times New Roman" w:hAnsi="Arial" w:cs="Arial"/>
          <w:sz w:val="24"/>
          <w:szCs w:val="24"/>
        </w:rPr>
        <w:t xml:space="preserve"> </w:t>
      </w:r>
      <w:r w:rsidRPr="00673BA3">
        <w:rPr>
          <w:rFonts w:ascii="Arial" w:eastAsia="Times New Roman" w:hAnsi="Arial" w:cs="Arial"/>
          <w:sz w:val="24"/>
          <w:szCs w:val="24"/>
        </w:rPr>
        <w:t>creation.</w:t>
      </w:r>
    </w:p>
    <w:p w14:paraId="7E99883B" w14:textId="77777777" w:rsidR="0085197D" w:rsidRPr="00673BA3" w:rsidRDefault="0085197D" w:rsidP="008B6152">
      <w:pPr>
        <w:spacing w:after="0" w:line="240" w:lineRule="auto"/>
        <w:jc w:val="both"/>
        <w:rPr>
          <w:rFonts w:ascii="Arial" w:hAnsi="Arial" w:cs="Arial"/>
          <w:b/>
          <w:bCs/>
          <w:sz w:val="24"/>
          <w:szCs w:val="24"/>
        </w:rPr>
      </w:pPr>
    </w:p>
    <w:p w14:paraId="15D3B2F0" w14:textId="469423F8" w:rsidR="0085197D" w:rsidRPr="00673BA3" w:rsidRDefault="00000000" w:rsidP="008B6152">
      <w:pPr>
        <w:spacing w:after="0" w:line="480" w:lineRule="auto"/>
        <w:jc w:val="both"/>
        <w:rPr>
          <w:rFonts w:ascii="Arial" w:hAnsi="Arial" w:cs="Arial"/>
          <w:b/>
          <w:bCs/>
          <w:sz w:val="24"/>
          <w:szCs w:val="24"/>
        </w:rPr>
      </w:pPr>
      <w:r w:rsidRPr="00673BA3">
        <w:rPr>
          <w:rFonts w:ascii="Arial" w:hAnsi="Arial" w:cs="Arial"/>
          <w:b/>
          <w:bCs/>
          <w:sz w:val="24"/>
          <w:szCs w:val="24"/>
        </w:rPr>
        <w:t>Foreign Literature</w:t>
      </w:r>
    </w:p>
    <w:p w14:paraId="07B445FC" w14:textId="42A93A93" w:rsidR="0085197D" w:rsidRPr="00673BA3" w:rsidRDefault="00000000" w:rsidP="007433E6">
      <w:pPr>
        <w:spacing w:after="0" w:line="480" w:lineRule="auto"/>
        <w:ind w:firstLine="720"/>
        <w:jc w:val="both"/>
        <w:rPr>
          <w:rFonts w:ascii="Arial" w:hAnsi="Arial" w:cs="Arial"/>
          <w:sz w:val="24"/>
          <w:szCs w:val="24"/>
        </w:rPr>
      </w:pPr>
      <w:r w:rsidRPr="00673BA3">
        <w:rPr>
          <w:rStyle w:val="Hyperlink"/>
          <w:rFonts w:ascii="Arial" w:hAnsi="Arial" w:cs="Arial"/>
          <w:color w:val="auto"/>
          <w:sz w:val="24"/>
          <w:szCs w:val="24"/>
          <w:u w:val="none"/>
        </w:rPr>
        <w:t xml:space="preserve">According to the </w:t>
      </w:r>
      <w:r w:rsidRPr="00673BA3">
        <w:rPr>
          <w:rFonts w:ascii="Arial" w:hAnsi="Arial" w:cs="Arial"/>
          <w:sz w:val="24"/>
          <w:szCs w:val="24"/>
        </w:rPr>
        <w:t xml:space="preserve">Thomas, G. G., &amp; </w:t>
      </w:r>
      <w:proofErr w:type="spellStart"/>
      <w:r w:rsidRPr="00673BA3">
        <w:rPr>
          <w:rFonts w:ascii="Arial" w:hAnsi="Arial" w:cs="Arial"/>
          <w:sz w:val="24"/>
          <w:szCs w:val="24"/>
        </w:rPr>
        <w:t>Wagiu</w:t>
      </w:r>
      <w:proofErr w:type="spellEnd"/>
      <w:r w:rsidRPr="00673BA3">
        <w:rPr>
          <w:rFonts w:ascii="Arial" w:hAnsi="Arial" w:cs="Arial"/>
          <w:sz w:val="24"/>
          <w:szCs w:val="24"/>
        </w:rPr>
        <w:t xml:space="preserve">, E. (2019), </w:t>
      </w:r>
      <w:r w:rsidRPr="00673BA3">
        <w:rPr>
          <w:rFonts w:ascii="Arial" w:hAnsi="Arial" w:cs="Arial"/>
          <w:sz w:val="24"/>
          <w:szCs w:val="24"/>
          <w:shd w:val="clear" w:color="auto" w:fill="FFFFFF"/>
        </w:rPr>
        <w:t>graduate is one of the important supports in the development of a university. Graduate have a role to assist universities in developing the university into the community through collaboration in academic terms</w:t>
      </w:r>
      <w:r w:rsidR="007433E6" w:rsidRPr="00673BA3">
        <w:rPr>
          <w:rFonts w:ascii="Arial" w:hAnsi="Arial" w:cs="Arial"/>
          <w:sz w:val="24"/>
          <w:szCs w:val="24"/>
          <w:shd w:val="clear" w:color="auto" w:fill="FFFFFF"/>
        </w:rPr>
        <w:t xml:space="preserve"> which also stated by </w:t>
      </w:r>
      <w:proofErr w:type="spellStart"/>
      <w:r w:rsidR="007433E6" w:rsidRPr="00673BA3">
        <w:rPr>
          <w:rFonts w:ascii="Arial" w:hAnsi="Arial" w:cs="Arial"/>
          <w:sz w:val="24"/>
          <w:szCs w:val="24"/>
        </w:rPr>
        <w:t>Anggraeeny</w:t>
      </w:r>
      <w:proofErr w:type="spellEnd"/>
      <w:r w:rsidR="007433E6" w:rsidRPr="00673BA3">
        <w:rPr>
          <w:rFonts w:ascii="Arial" w:hAnsi="Arial" w:cs="Arial"/>
          <w:sz w:val="24"/>
          <w:szCs w:val="24"/>
        </w:rPr>
        <w:t xml:space="preserve">, L., </w:t>
      </w:r>
      <w:proofErr w:type="spellStart"/>
      <w:r w:rsidR="007433E6" w:rsidRPr="00673BA3">
        <w:rPr>
          <w:rFonts w:ascii="Arial" w:hAnsi="Arial" w:cs="Arial"/>
          <w:sz w:val="24"/>
          <w:szCs w:val="24"/>
        </w:rPr>
        <w:t>Oktafia</w:t>
      </w:r>
      <w:proofErr w:type="spellEnd"/>
      <w:r w:rsidR="007433E6" w:rsidRPr="00673BA3">
        <w:rPr>
          <w:rFonts w:ascii="Arial" w:hAnsi="Arial" w:cs="Arial"/>
          <w:sz w:val="24"/>
          <w:szCs w:val="24"/>
        </w:rPr>
        <w:t xml:space="preserve">, R., &amp; </w:t>
      </w:r>
      <w:proofErr w:type="spellStart"/>
      <w:r w:rsidR="007433E6" w:rsidRPr="00673BA3">
        <w:rPr>
          <w:rFonts w:ascii="Arial" w:hAnsi="Arial" w:cs="Arial"/>
          <w:sz w:val="24"/>
          <w:szCs w:val="24"/>
        </w:rPr>
        <w:t>Hidayatulloh</w:t>
      </w:r>
      <w:proofErr w:type="spellEnd"/>
      <w:r w:rsidR="007433E6" w:rsidRPr="00673BA3">
        <w:rPr>
          <w:rFonts w:ascii="Arial" w:hAnsi="Arial" w:cs="Arial"/>
          <w:sz w:val="24"/>
          <w:szCs w:val="24"/>
        </w:rPr>
        <w:t xml:space="preserve">, H. (2020), the alumni are the representatives of the institution's quality, greatly influence community perceptions and school choices. The study explores alumni contributions to extracurricular activities, advocacy for school quality, networking, mentoring, event support, and curriculum evaluation and observation. </w:t>
      </w:r>
      <w:r w:rsidR="002036ED">
        <w:rPr>
          <w:rFonts w:ascii="Arial" w:hAnsi="Arial" w:cs="Arial"/>
          <w:sz w:val="24"/>
          <w:szCs w:val="24"/>
        </w:rPr>
        <w:t>In relation</w:t>
      </w:r>
      <w:r w:rsidR="007433E6" w:rsidRPr="00673BA3">
        <w:rPr>
          <w:rFonts w:ascii="Arial" w:hAnsi="Arial" w:cs="Arial"/>
          <w:sz w:val="24"/>
          <w:szCs w:val="24"/>
        </w:rPr>
        <w:t xml:space="preserve">, the study highlights how important role of alumni in educational institutions. The proponent used this as a basis in </w:t>
      </w:r>
      <w:r w:rsidR="0096713F">
        <w:rPr>
          <w:rFonts w:ascii="Arial" w:hAnsi="Arial" w:cs="Arial"/>
          <w:sz w:val="24"/>
          <w:szCs w:val="24"/>
        </w:rPr>
        <w:t>implementing</w:t>
      </w:r>
      <w:r w:rsidR="007433E6" w:rsidRPr="00673BA3">
        <w:rPr>
          <w:rFonts w:ascii="Arial" w:hAnsi="Arial" w:cs="Arial"/>
          <w:sz w:val="24"/>
          <w:szCs w:val="24"/>
        </w:rPr>
        <w:t xml:space="preserve"> an </w:t>
      </w:r>
      <w:r w:rsidR="007433E6" w:rsidRPr="00673BA3">
        <w:rPr>
          <w:rFonts w:ascii="Arial" w:hAnsi="Arial" w:cs="Arial"/>
          <w:sz w:val="24"/>
          <w:szCs w:val="24"/>
        </w:rPr>
        <w:lastRenderedPageBreak/>
        <w:t>alumni tra</w:t>
      </w:r>
      <w:r w:rsidR="0096713F">
        <w:rPr>
          <w:rFonts w:ascii="Arial" w:hAnsi="Arial" w:cs="Arial"/>
          <w:sz w:val="24"/>
          <w:szCs w:val="24"/>
        </w:rPr>
        <w:t xml:space="preserve">cking </w:t>
      </w:r>
      <w:r w:rsidR="007433E6" w:rsidRPr="00673BA3">
        <w:rPr>
          <w:rFonts w:ascii="Arial" w:hAnsi="Arial" w:cs="Arial"/>
          <w:sz w:val="24"/>
          <w:szCs w:val="24"/>
        </w:rPr>
        <w:t>system that can enhance the school institution's visibility and reputation, ultimately contributing to its growth and success.</w:t>
      </w:r>
    </w:p>
    <w:p w14:paraId="13216CA9" w14:textId="77777777" w:rsidR="00EE6067" w:rsidRPr="00673BA3" w:rsidRDefault="00EE6067" w:rsidP="00392FF4">
      <w:pPr>
        <w:spacing w:after="0" w:line="240" w:lineRule="auto"/>
        <w:ind w:firstLine="720"/>
        <w:jc w:val="both"/>
        <w:rPr>
          <w:rFonts w:ascii="Arial" w:hAnsi="Arial" w:cs="Arial"/>
          <w:b/>
          <w:bCs/>
          <w:sz w:val="24"/>
          <w:szCs w:val="24"/>
        </w:rPr>
      </w:pPr>
    </w:p>
    <w:p w14:paraId="3B33D70C" w14:textId="24B9631B" w:rsidR="0085197D" w:rsidRPr="00673BA3" w:rsidRDefault="00000000" w:rsidP="007433E6">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D. </w:t>
      </w:r>
      <w:proofErr w:type="spellStart"/>
      <w:r w:rsidRPr="00673BA3">
        <w:rPr>
          <w:rFonts w:ascii="Arial" w:hAnsi="Arial" w:cs="Arial"/>
          <w:sz w:val="24"/>
          <w:szCs w:val="24"/>
          <w:shd w:val="clear" w:color="auto" w:fill="FFFFFF"/>
        </w:rPr>
        <w:t>Yuniarto</w:t>
      </w:r>
      <w:proofErr w:type="spellEnd"/>
      <w:r w:rsidRPr="00673BA3">
        <w:rPr>
          <w:rFonts w:ascii="Arial" w:hAnsi="Arial" w:cs="Arial"/>
          <w:sz w:val="24"/>
          <w:szCs w:val="24"/>
          <w:shd w:val="clear" w:color="auto" w:fill="FFFFFF"/>
        </w:rPr>
        <w:t xml:space="preserve">, A. </w:t>
      </w:r>
      <w:proofErr w:type="spellStart"/>
      <w:r w:rsidRPr="00673BA3">
        <w:rPr>
          <w:rFonts w:ascii="Arial" w:hAnsi="Arial" w:cs="Arial"/>
          <w:sz w:val="24"/>
          <w:szCs w:val="24"/>
          <w:shd w:val="clear" w:color="auto" w:fill="FFFFFF"/>
        </w:rPr>
        <w:t>Subiyakto</w:t>
      </w:r>
      <w:proofErr w:type="spellEnd"/>
      <w:r w:rsidRPr="00673BA3">
        <w:rPr>
          <w:rFonts w:ascii="Arial" w:hAnsi="Arial" w:cs="Arial"/>
          <w:sz w:val="24"/>
          <w:szCs w:val="24"/>
          <w:shd w:val="clear" w:color="auto" w:fill="FFFFFF"/>
        </w:rPr>
        <w:t xml:space="preserve">, E. Firmansyah, I. Fadil, A. Sani and M. Irfan, </w:t>
      </w:r>
      <w:r w:rsidR="00F0103B" w:rsidRPr="00673BA3">
        <w:rPr>
          <w:rFonts w:ascii="Arial" w:hAnsi="Arial" w:cs="Arial"/>
          <w:sz w:val="24"/>
          <w:szCs w:val="24"/>
          <w:shd w:val="clear" w:color="auto" w:fill="FFFFFF"/>
        </w:rPr>
        <w:t>the</w:t>
      </w:r>
      <w:r w:rsidRPr="00673BA3">
        <w:rPr>
          <w:rFonts w:ascii="Arial" w:hAnsi="Arial" w:cs="Arial"/>
          <w:sz w:val="24"/>
          <w:szCs w:val="24"/>
          <w:shd w:val="clear" w:color="auto" w:fill="FFFFFF"/>
        </w:rPr>
        <w:t xml:space="preserve"> use </w:t>
      </w:r>
      <w:r w:rsidR="00F0103B" w:rsidRPr="00673BA3">
        <w:rPr>
          <w:rFonts w:ascii="Arial" w:hAnsi="Arial" w:cs="Arial"/>
          <w:sz w:val="24"/>
          <w:szCs w:val="24"/>
          <w:shd w:val="clear" w:color="auto" w:fill="FFFFFF"/>
        </w:rPr>
        <w:t xml:space="preserve">of </w:t>
      </w:r>
      <w:r w:rsidRPr="00673BA3">
        <w:rPr>
          <w:rFonts w:ascii="Arial" w:hAnsi="Arial" w:cs="Arial"/>
          <w:sz w:val="24"/>
          <w:szCs w:val="24"/>
          <w:shd w:val="clear" w:color="auto" w:fill="FFFFFF"/>
        </w:rPr>
        <w:t xml:space="preserve">Information Systems for Alumni Tracking has become a major dilemma. </w:t>
      </w:r>
      <w:r w:rsidR="004E0200" w:rsidRPr="00673BA3">
        <w:rPr>
          <w:rFonts w:ascii="Arial" w:hAnsi="Arial" w:cs="Arial"/>
          <w:sz w:val="24"/>
          <w:szCs w:val="24"/>
          <w:shd w:val="clear" w:color="auto" w:fill="FFFFFF"/>
        </w:rPr>
        <w:t>But the Tracer Study Information Systems in private higher education found that the system is not fully effective yet an unable to provide satisfactory solutions for alumni tracking.</w:t>
      </w:r>
      <w:r w:rsidRPr="00673BA3">
        <w:rPr>
          <w:rFonts w:ascii="Arial" w:hAnsi="Arial" w:cs="Arial"/>
          <w:sz w:val="24"/>
          <w:szCs w:val="24"/>
          <w:shd w:val="clear" w:color="auto" w:fill="FFFFFF"/>
        </w:rPr>
        <w:t xml:space="preserve"> The purpose of this study is to determine the success of using </w:t>
      </w:r>
      <w:r w:rsidR="00B16CEA">
        <w:rPr>
          <w:rFonts w:ascii="Arial" w:hAnsi="Arial" w:cs="Arial"/>
          <w:sz w:val="24"/>
          <w:szCs w:val="24"/>
          <w:shd w:val="clear" w:color="auto" w:fill="FFFFFF"/>
        </w:rPr>
        <w:t>t</w:t>
      </w:r>
      <w:r w:rsidRPr="00673BA3">
        <w:rPr>
          <w:rFonts w:ascii="Arial" w:hAnsi="Arial" w:cs="Arial"/>
          <w:sz w:val="24"/>
          <w:szCs w:val="24"/>
          <w:shd w:val="clear" w:color="auto" w:fill="FFFFFF"/>
        </w:rPr>
        <w:t xml:space="preserve">racer </w:t>
      </w:r>
      <w:r w:rsidR="00B16CEA">
        <w:rPr>
          <w:rFonts w:ascii="Arial" w:hAnsi="Arial" w:cs="Arial"/>
          <w:sz w:val="24"/>
          <w:szCs w:val="24"/>
          <w:shd w:val="clear" w:color="auto" w:fill="FFFFFF"/>
        </w:rPr>
        <w:t>s</w:t>
      </w:r>
      <w:r w:rsidRPr="00673BA3">
        <w:rPr>
          <w:rFonts w:ascii="Arial" w:hAnsi="Arial" w:cs="Arial"/>
          <w:sz w:val="24"/>
          <w:szCs w:val="24"/>
          <w:shd w:val="clear" w:color="auto" w:fill="FFFFFF"/>
        </w:rPr>
        <w:t>tud</w:t>
      </w:r>
      <w:r w:rsidR="00B16CEA">
        <w:rPr>
          <w:rFonts w:ascii="Arial" w:hAnsi="Arial" w:cs="Arial"/>
          <w:sz w:val="24"/>
          <w:szCs w:val="24"/>
          <w:shd w:val="clear" w:color="auto" w:fill="FFFFFF"/>
        </w:rPr>
        <w:t>y</w:t>
      </w:r>
      <w:r w:rsidRPr="00673BA3">
        <w:rPr>
          <w:rFonts w:ascii="Arial" w:hAnsi="Arial" w:cs="Arial"/>
          <w:sz w:val="24"/>
          <w:szCs w:val="24"/>
          <w:shd w:val="clear" w:color="auto" w:fill="FFFFFF"/>
        </w:rPr>
        <w:t>.</w:t>
      </w:r>
      <w:r w:rsidR="00B16CEA">
        <w:rPr>
          <w:rFonts w:ascii="Arial" w:hAnsi="Arial" w:cs="Arial"/>
          <w:sz w:val="24"/>
          <w:szCs w:val="24"/>
          <w:shd w:val="clear" w:color="auto" w:fill="FFFFFF"/>
        </w:rPr>
        <w:t xml:space="preserve"> As </w:t>
      </w:r>
      <w:r w:rsidR="00281077">
        <w:rPr>
          <w:rFonts w:ascii="Arial" w:hAnsi="Arial" w:cs="Arial"/>
          <w:sz w:val="24"/>
          <w:szCs w:val="24"/>
          <w:shd w:val="clear" w:color="auto" w:fill="FFFFFF"/>
        </w:rPr>
        <w:t>stated</w:t>
      </w:r>
      <w:r w:rsidR="00B16CEA">
        <w:rPr>
          <w:rFonts w:ascii="Arial" w:hAnsi="Arial" w:cs="Arial"/>
          <w:sz w:val="24"/>
          <w:szCs w:val="24"/>
          <w:shd w:val="clear" w:color="auto" w:fill="FFFFFF"/>
        </w:rPr>
        <w:t xml:space="preserve"> by </w:t>
      </w:r>
      <w:proofErr w:type="spellStart"/>
      <w:r w:rsidR="00281077" w:rsidRPr="00673BA3">
        <w:rPr>
          <w:rFonts w:ascii="Arial" w:hAnsi="Arial" w:cs="Arial"/>
          <w:sz w:val="24"/>
          <w:szCs w:val="24"/>
        </w:rPr>
        <w:t>Safi’i</w:t>
      </w:r>
      <w:proofErr w:type="spellEnd"/>
      <w:r w:rsidR="00281077" w:rsidRPr="00673BA3">
        <w:rPr>
          <w:rFonts w:ascii="Arial" w:hAnsi="Arial" w:cs="Arial"/>
          <w:sz w:val="24"/>
          <w:szCs w:val="24"/>
        </w:rPr>
        <w:t xml:space="preserve">, </w:t>
      </w:r>
      <w:proofErr w:type="spellStart"/>
      <w:r w:rsidR="00281077" w:rsidRPr="00673BA3">
        <w:rPr>
          <w:rFonts w:ascii="Arial" w:hAnsi="Arial" w:cs="Arial"/>
          <w:sz w:val="24"/>
          <w:szCs w:val="24"/>
        </w:rPr>
        <w:t>Priyo</w:t>
      </w:r>
      <w:proofErr w:type="spellEnd"/>
      <w:r w:rsidR="00281077" w:rsidRPr="00673BA3">
        <w:rPr>
          <w:rFonts w:ascii="Arial" w:hAnsi="Arial" w:cs="Arial"/>
          <w:sz w:val="24"/>
          <w:szCs w:val="24"/>
        </w:rPr>
        <w:t xml:space="preserve"> Priyantoro (2019), </w:t>
      </w:r>
      <w:r w:rsidR="00281077">
        <w:rPr>
          <w:rFonts w:ascii="Arial" w:hAnsi="Arial" w:cs="Arial"/>
          <w:sz w:val="24"/>
          <w:szCs w:val="24"/>
          <w:shd w:val="clear" w:color="auto" w:fill="FFFFFF"/>
        </w:rPr>
        <w:t>o</w:t>
      </w:r>
      <w:r w:rsidR="00281077" w:rsidRPr="00673BA3">
        <w:rPr>
          <w:rFonts w:ascii="Arial" w:hAnsi="Arial" w:cs="Arial"/>
          <w:sz w:val="24"/>
          <w:szCs w:val="24"/>
          <w:shd w:val="clear" w:color="auto" w:fill="FFFFFF"/>
        </w:rPr>
        <w:t>ne way to find out the condition of alumni is to do a tracer study. Tracer study or</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alumni tracking is information gathering activities of alumni regarding the competencies needed by stakeholders</w:t>
      </w:r>
      <w:r w:rsidR="00281077" w:rsidRPr="00673BA3">
        <w:rPr>
          <w:rFonts w:ascii="Arial" w:hAnsi="Arial" w:cs="Arial"/>
          <w:sz w:val="24"/>
          <w:szCs w:val="24"/>
        </w:rPr>
        <w:t xml:space="preserve"> </w:t>
      </w:r>
      <w:r w:rsidR="00281077" w:rsidRPr="00673BA3">
        <w:rPr>
          <w:rFonts w:ascii="Arial" w:hAnsi="Arial" w:cs="Arial"/>
          <w:sz w:val="24"/>
          <w:szCs w:val="24"/>
          <w:shd w:val="clear" w:color="auto" w:fill="FFFFFF"/>
        </w:rPr>
        <w:t>as material for the process of improving education</w:t>
      </w:r>
      <w:r w:rsidR="00281077">
        <w:rPr>
          <w:rFonts w:ascii="Arial" w:hAnsi="Arial" w:cs="Arial"/>
          <w:sz w:val="24"/>
          <w:szCs w:val="24"/>
          <w:shd w:val="clear" w:color="auto" w:fill="FFFFFF"/>
        </w:rPr>
        <w:t xml:space="preserve">. </w:t>
      </w:r>
      <w:r w:rsidRPr="00673BA3">
        <w:rPr>
          <w:rFonts w:ascii="Arial" w:hAnsi="Arial" w:cs="Arial"/>
          <w:sz w:val="24"/>
          <w:szCs w:val="24"/>
          <w:shd w:val="clear" w:color="auto" w:fill="FFFFFF"/>
        </w:rPr>
        <w:t>It serves as a valuable reference for the researcher’s system to focus on developing or improving an alumni trac</w:t>
      </w:r>
      <w:r w:rsidR="0096713F">
        <w:rPr>
          <w:rFonts w:ascii="Arial" w:hAnsi="Arial" w:cs="Arial"/>
          <w:sz w:val="24"/>
          <w:szCs w:val="24"/>
          <w:shd w:val="clear" w:color="auto" w:fill="FFFFFF"/>
        </w:rPr>
        <w:t xml:space="preserve">king </w:t>
      </w:r>
      <w:r w:rsidRPr="00673BA3">
        <w:rPr>
          <w:rFonts w:ascii="Arial" w:hAnsi="Arial" w:cs="Arial"/>
          <w:sz w:val="24"/>
          <w:szCs w:val="24"/>
          <w:shd w:val="clear" w:color="auto" w:fill="FFFFFF"/>
        </w:rPr>
        <w:t>system</w:t>
      </w:r>
      <w:r w:rsidR="0034466A">
        <w:rPr>
          <w:rFonts w:ascii="Arial" w:hAnsi="Arial" w:cs="Arial"/>
          <w:sz w:val="24"/>
          <w:szCs w:val="24"/>
          <w:shd w:val="clear" w:color="auto" w:fill="FFFFFF"/>
        </w:rPr>
        <w:t xml:space="preserve"> with job opportunities</w:t>
      </w:r>
      <w:r w:rsidRPr="00673BA3">
        <w:rPr>
          <w:rFonts w:ascii="Arial" w:hAnsi="Arial" w:cs="Arial"/>
          <w:sz w:val="24"/>
          <w:szCs w:val="24"/>
          <w:shd w:val="clear" w:color="auto" w:fill="FFFFFF"/>
        </w:rPr>
        <w:t xml:space="preserve"> to better serve the needs of both the institution and its alumni.</w:t>
      </w:r>
    </w:p>
    <w:p w14:paraId="0A7C12C6" w14:textId="77777777" w:rsidR="005F75F3" w:rsidRPr="00673BA3" w:rsidRDefault="005F75F3" w:rsidP="008523ED">
      <w:pPr>
        <w:spacing w:after="0" w:line="240" w:lineRule="auto"/>
        <w:ind w:firstLine="720"/>
        <w:jc w:val="both"/>
        <w:rPr>
          <w:rFonts w:ascii="Arial" w:hAnsi="Arial" w:cs="Arial"/>
          <w:sz w:val="24"/>
          <w:szCs w:val="24"/>
          <w:shd w:val="clear" w:color="auto" w:fill="FFFFFF"/>
        </w:rPr>
      </w:pPr>
    </w:p>
    <w:p w14:paraId="45881E10" w14:textId="48237A74" w:rsidR="0085197D" w:rsidRPr="00673BA3" w:rsidRDefault="00CA3AB7">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r w:rsidR="002B78E4" w:rsidRPr="00673BA3">
        <w:rPr>
          <w:rFonts w:ascii="Arial" w:hAnsi="Arial" w:cs="Arial"/>
          <w:sz w:val="24"/>
          <w:szCs w:val="24"/>
        </w:rPr>
        <w:t xml:space="preserve">Ali Fikri </w:t>
      </w:r>
      <w:proofErr w:type="spellStart"/>
      <w:r w:rsidR="002B78E4" w:rsidRPr="00673BA3">
        <w:rPr>
          <w:rFonts w:ascii="Arial" w:hAnsi="Arial" w:cs="Arial"/>
          <w:sz w:val="24"/>
          <w:szCs w:val="24"/>
        </w:rPr>
        <w:t>Hasibuan</w:t>
      </w:r>
      <w:proofErr w:type="spellEnd"/>
      <w:r w:rsidR="002B78E4" w:rsidRPr="00673BA3">
        <w:rPr>
          <w:rFonts w:ascii="Arial" w:hAnsi="Arial" w:cs="Arial"/>
          <w:sz w:val="24"/>
          <w:szCs w:val="24"/>
        </w:rPr>
        <w:t xml:space="preserve"> and colleagues (2022) emphasize the role of alumni in evaluating teaching quality at Medan State University. They conducted a study using surveys and data analysis to assess alumni skills and job status. Findings indicated that graduates were well-prepared for jobs, quickly found employment, and satisfied their employers. This study highlights the importance of </w:t>
      </w:r>
      <w:r w:rsidR="002B78E4" w:rsidRPr="00673BA3">
        <w:rPr>
          <w:rFonts w:ascii="Arial" w:hAnsi="Arial" w:cs="Arial"/>
          <w:sz w:val="24"/>
          <w:szCs w:val="24"/>
        </w:rPr>
        <w:lastRenderedPageBreak/>
        <w:t xml:space="preserve">understanding alumni outcomes for improving educational </w:t>
      </w:r>
      <w:r w:rsidR="00006899" w:rsidRPr="00673BA3">
        <w:rPr>
          <w:rFonts w:ascii="Arial" w:hAnsi="Arial" w:cs="Arial"/>
          <w:sz w:val="24"/>
          <w:szCs w:val="24"/>
        </w:rPr>
        <w:t>programs. The</w:t>
      </w:r>
      <w:r w:rsidRPr="00673BA3">
        <w:rPr>
          <w:rFonts w:ascii="Arial" w:hAnsi="Arial" w:cs="Arial"/>
          <w:sz w:val="24"/>
          <w:szCs w:val="24"/>
        </w:rPr>
        <w:t xml:space="preserve"> proponent </w:t>
      </w:r>
      <w:r w:rsidR="001F2EB4">
        <w:rPr>
          <w:rFonts w:ascii="Arial" w:hAnsi="Arial" w:cs="Arial"/>
          <w:sz w:val="24"/>
          <w:szCs w:val="24"/>
        </w:rPr>
        <w:t>used this as a basis</w:t>
      </w:r>
      <w:r w:rsidRPr="00673BA3">
        <w:rPr>
          <w:rFonts w:ascii="Arial" w:hAnsi="Arial" w:cs="Arial"/>
          <w:sz w:val="24"/>
          <w:szCs w:val="24"/>
        </w:rPr>
        <w:t xml:space="preserve"> to develop a system </w:t>
      </w:r>
      <w:r w:rsidR="001F2EB4">
        <w:rPr>
          <w:rFonts w:ascii="Arial" w:hAnsi="Arial" w:cs="Arial"/>
          <w:sz w:val="24"/>
          <w:szCs w:val="24"/>
        </w:rPr>
        <w:t xml:space="preserve">that </w:t>
      </w:r>
      <w:r w:rsidR="00006899" w:rsidRPr="00673BA3">
        <w:rPr>
          <w:rFonts w:ascii="Arial" w:hAnsi="Arial" w:cs="Arial"/>
          <w:sz w:val="24"/>
          <w:szCs w:val="24"/>
        </w:rPr>
        <w:t>consolidate</w:t>
      </w:r>
      <w:r w:rsidRPr="00673BA3">
        <w:rPr>
          <w:rFonts w:ascii="Arial" w:hAnsi="Arial" w:cs="Arial"/>
          <w:sz w:val="24"/>
          <w:szCs w:val="24"/>
        </w:rPr>
        <w:t xml:space="preserve"> a</w:t>
      </w:r>
      <w:r w:rsidR="00006899" w:rsidRPr="00673BA3">
        <w:rPr>
          <w:rFonts w:ascii="Arial" w:hAnsi="Arial" w:cs="Arial"/>
          <w:sz w:val="24"/>
          <w:szCs w:val="24"/>
        </w:rPr>
        <w:t>ll</w:t>
      </w:r>
      <w:r w:rsidRPr="00673BA3">
        <w:rPr>
          <w:rFonts w:ascii="Arial" w:hAnsi="Arial" w:cs="Arial"/>
          <w:sz w:val="24"/>
          <w:szCs w:val="24"/>
        </w:rPr>
        <w:t xml:space="preserve"> information</w:t>
      </w:r>
      <w:r w:rsidR="00006899" w:rsidRPr="00673BA3">
        <w:rPr>
          <w:rFonts w:ascii="Arial" w:hAnsi="Arial" w:cs="Arial"/>
          <w:sz w:val="24"/>
          <w:szCs w:val="24"/>
        </w:rPr>
        <w:t xml:space="preserve"> of </w:t>
      </w:r>
      <w:r w:rsidR="00202BE5">
        <w:rPr>
          <w:rFonts w:ascii="Arial" w:hAnsi="Arial" w:cs="Arial"/>
          <w:sz w:val="24"/>
          <w:szCs w:val="24"/>
        </w:rPr>
        <w:t>former students</w:t>
      </w:r>
      <w:r w:rsidRPr="00673BA3">
        <w:rPr>
          <w:rFonts w:ascii="Arial" w:hAnsi="Arial" w:cs="Arial"/>
          <w:sz w:val="24"/>
          <w:szCs w:val="24"/>
        </w:rPr>
        <w:t xml:space="preserve"> </w:t>
      </w:r>
      <w:r w:rsidR="00202BE5">
        <w:rPr>
          <w:rFonts w:ascii="Arial" w:hAnsi="Arial" w:cs="Arial"/>
          <w:sz w:val="24"/>
          <w:szCs w:val="24"/>
        </w:rPr>
        <w:t xml:space="preserve">in CPSU San Carlos campus </w:t>
      </w:r>
      <w:r w:rsidR="00006899" w:rsidRPr="00673BA3">
        <w:rPr>
          <w:rFonts w:ascii="Arial" w:hAnsi="Arial" w:cs="Arial"/>
          <w:sz w:val="24"/>
          <w:szCs w:val="24"/>
        </w:rPr>
        <w:t xml:space="preserve">to determine </w:t>
      </w:r>
      <w:r w:rsidRPr="00673BA3">
        <w:rPr>
          <w:rFonts w:ascii="Arial" w:hAnsi="Arial" w:cs="Arial"/>
          <w:sz w:val="24"/>
          <w:szCs w:val="24"/>
        </w:rPr>
        <w:t xml:space="preserve">graduates </w:t>
      </w:r>
      <w:r w:rsidR="00006899" w:rsidRPr="00673BA3">
        <w:rPr>
          <w:rFonts w:ascii="Arial" w:hAnsi="Arial" w:cs="Arial"/>
          <w:sz w:val="24"/>
          <w:szCs w:val="24"/>
        </w:rPr>
        <w:t>career paths after</w:t>
      </w:r>
      <w:r w:rsidRPr="00673BA3">
        <w:rPr>
          <w:rFonts w:ascii="Arial" w:hAnsi="Arial" w:cs="Arial"/>
          <w:sz w:val="24"/>
          <w:szCs w:val="24"/>
        </w:rPr>
        <w:t xml:space="preserve"> leaving the university.</w:t>
      </w:r>
    </w:p>
    <w:p w14:paraId="11F6261B" w14:textId="77777777" w:rsidR="0085197D" w:rsidRPr="00673BA3" w:rsidRDefault="0085197D" w:rsidP="00392FF4">
      <w:pPr>
        <w:spacing w:after="0" w:line="240" w:lineRule="auto"/>
        <w:ind w:firstLine="720"/>
        <w:jc w:val="both"/>
        <w:rPr>
          <w:rFonts w:ascii="Arial" w:hAnsi="Arial" w:cs="Arial"/>
          <w:sz w:val="24"/>
          <w:szCs w:val="24"/>
        </w:rPr>
      </w:pPr>
    </w:p>
    <w:p w14:paraId="2B944941" w14:textId="71959FD8" w:rsidR="0085197D" w:rsidRPr="00673BA3" w:rsidRDefault="00000000">
      <w:pPr>
        <w:spacing w:after="0" w:line="480" w:lineRule="auto"/>
        <w:ind w:firstLine="720"/>
        <w:jc w:val="both"/>
        <w:rPr>
          <w:rFonts w:ascii="Arial" w:hAnsi="Arial" w:cs="Arial"/>
          <w:sz w:val="24"/>
          <w:szCs w:val="24"/>
          <w:shd w:val="clear" w:color="auto" w:fill="FFFFFF"/>
        </w:rPr>
      </w:pPr>
      <w:r w:rsidRPr="00673BA3">
        <w:rPr>
          <w:rFonts w:ascii="Arial" w:hAnsi="Arial" w:cs="Arial"/>
          <w:color w:val="000000" w:themeColor="text1"/>
          <w:sz w:val="24"/>
          <w:szCs w:val="24"/>
          <w:shd w:val="clear" w:color="auto" w:fill="FFFFFF"/>
        </w:rPr>
        <w:t xml:space="preserve">According to Akbar, R., </w:t>
      </w:r>
      <w:proofErr w:type="spellStart"/>
      <w:r w:rsidRPr="00673BA3">
        <w:rPr>
          <w:rFonts w:ascii="Arial" w:hAnsi="Arial" w:cs="Arial"/>
          <w:color w:val="000000" w:themeColor="text1"/>
          <w:sz w:val="24"/>
          <w:szCs w:val="24"/>
          <w:shd w:val="clear" w:color="auto" w:fill="FFFFFF"/>
        </w:rPr>
        <w:t>Imilda</w:t>
      </w:r>
      <w:proofErr w:type="spellEnd"/>
      <w:r w:rsidRPr="00673BA3">
        <w:rPr>
          <w:rFonts w:ascii="Arial" w:hAnsi="Arial" w:cs="Arial"/>
          <w:color w:val="000000" w:themeColor="text1"/>
          <w:sz w:val="24"/>
          <w:szCs w:val="24"/>
          <w:shd w:val="clear" w:color="auto" w:fill="FFFFFF"/>
        </w:rPr>
        <w:t xml:space="preserve">, </w:t>
      </w:r>
      <w:proofErr w:type="spellStart"/>
      <w:r w:rsidRPr="00673BA3">
        <w:rPr>
          <w:rFonts w:ascii="Arial" w:hAnsi="Arial" w:cs="Arial"/>
          <w:color w:val="000000" w:themeColor="text1"/>
          <w:sz w:val="24"/>
          <w:szCs w:val="24"/>
          <w:shd w:val="clear" w:color="auto" w:fill="FFFFFF"/>
        </w:rPr>
        <w:t>Sarboini</w:t>
      </w:r>
      <w:proofErr w:type="spellEnd"/>
      <w:r w:rsidRPr="00673BA3">
        <w:rPr>
          <w:rFonts w:ascii="Arial" w:hAnsi="Arial" w:cs="Arial"/>
          <w:color w:val="000000" w:themeColor="text1"/>
          <w:sz w:val="24"/>
          <w:szCs w:val="24"/>
          <w:shd w:val="clear" w:color="auto" w:fill="FFFFFF"/>
        </w:rPr>
        <w:t>, &amp; Junaidi. (2022)</w:t>
      </w:r>
      <w:r w:rsidR="00006899" w:rsidRPr="00673BA3">
        <w:rPr>
          <w:rFonts w:ascii="Arial" w:hAnsi="Arial" w:cs="Arial"/>
          <w:color w:val="555555"/>
          <w:sz w:val="24"/>
          <w:szCs w:val="24"/>
          <w:shd w:val="clear" w:color="auto" w:fill="FFFFFF"/>
        </w:rPr>
        <w:t>, the</w:t>
      </w:r>
      <w:r w:rsidR="00006899" w:rsidRPr="00673BA3">
        <w:rPr>
          <w:rFonts w:ascii="Arial" w:hAnsi="Arial" w:cs="Arial"/>
          <w:sz w:val="24"/>
          <w:szCs w:val="24"/>
          <w:shd w:val="clear" w:color="auto" w:fill="FFFFFF"/>
        </w:rPr>
        <w:t xml:space="preserve"> socialization of e-tracer study for college of alumni aimed to educate alumni about the significance of mapping graduates as a quality measurement standard for universities.</w:t>
      </w:r>
      <w:r w:rsidR="001F2EB4">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 xml:space="preserve">In relation of the </w:t>
      </w:r>
      <w:r w:rsidR="0034466A" w:rsidRPr="0034466A">
        <w:rPr>
          <w:rFonts w:ascii="Arial" w:hAnsi="Arial" w:cs="Arial"/>
          <w:bCs/>
          <w:sz w:val="24"/>
          <w:szCs w:val="24"/>
          <w:shd w:val="clear" w:color="auto" w:fill="FFFFFF"/>
        </w:rPr>
        <w:t xml:space="preserve">Alumni Career Link: A Smart Tracking System Bridging Graduates and Employment Opportunities </w:t>
      </w:r>
      <w:r w:rsidR="00AB436B" w:rsidRPr="00673BA3">
        <w:rPr>
          <w:rFonts w:ascii="Arial" w:hAnsi="Arial" w:cs="Arial"/>
          <w:sz w:val="24"/>
          <w:szCs w:val="24"/>
          <w:shd w:val="clear" w:color="auto" w:fill="FFFFFF"/>
        </w:rPr>
        <w:t>is to facilitate</w:t>
      </w:r>
      <w:r w:rsidRPr="00673BA3">
        <w:rPr>
          <w:rFonts w:ascii="Arial" w:hAnsi="Arial" w:cs="Arial"/>
          <w:sz w:val="24"/>
          <w:szCs w:val="24"/>
          <w:shd w:val="clear" w:color="auto" w:fill="FFFFFF"/>
        </w:rPr>
        <w:t xml:space="preserve"> a communication platform to </w:t>
      </w:r>
      <w:r w:rsidR="00AB436B" w:rsidRPr="00673BA3">
        <w:rPr>
          <w:rFonts w:ascii="Arial" w:hAnsi="Arial" w:cs="Arial"/>
          <w:sz w:val="24"/>
          <w:szCs w:val="24"/>
          <w:shd w:val="clear" w:color="auto" w:fill="FFFFFF"/>
        </w:rPr>
        <w:t xml:space="preserve">have a better </w:t>
      </w:r>
      <w:r w:rsidRPr="00673BA3">
        <w:rPr>
          <w:rFonts w:ascii="Arial" w:hAnsi="Arial" w:cs="Arial"/>
          <w:sz w:val="24"/>
          <w:szCs w:val="24"/>
          <w:shd w:val="clear" w:color="auto" w:fill="FFFFFF"/>
        </w:rPr>
        <w:t>engage</w:t>
      </w:r>
      <w:r w:rsidR="00AB436B" w:rsidRPr="00673BA3">
        <w:rPr>
          <w:rFonts w:ascii="Arial" w:hAnsi="Arial" w:cs="Arial"/>
          <w:sz w:val="24"/>
          <w:szCs w:val="24"/>
          <w:shd w:val="clear" w:color="auto" w:fill="FFFFFF"/>
        </w:rPr>
        <w:t>ment</w:t>
      </w:r>
      <w:r w:rsidRPr="00673BA3">
        <w:rPr>
          <w:rFonts w:ascii="Arial" w:hAnsi="Arial" w:cs="Arial"/>
          <w:sz w:val="24"/>
          <w:szCs w:val="24"/>
          <w:shd w:val="clear" w:color="auto" w:fill="FFFFFF"/>
        </w:rPr>
        <w:t xml:space="preserve"> </w:t>
      </w:r>
      <w:r w:rsidR="00AB436B" w:rsidRPr="00673BA3">
        <w:rPr>
          <w:rFonts w:ascii="Arial" w:hAnsi="Arial" w:cs="Arial"/>
          <w:sz w:val="24"/>
          <w:szCs w:val="24"/>
          <w:shd w:val="clear" w:color="auto" w:fill="FFFFFF"/>
        </w:rPr>
        <w:t>of</w:t>
      </w:r>
      <w:r w:rsidRPr="00673BA3">
        <w:rPr>
          <w:rFonts w:ascii="Arial" w:hAnsi="Arial" w:cs="Arial"/>
          <w:sz w:val="24"/>
          <w:szCs w:val="24"/>
          <w:shd w:val="clear" w:color="auto" w:fill="FFFFFF"/>
        </w:rPr>
        <w:t xml:space="preserve"> alumni</w:t>
      </w:r>
      <w:r w:rsidR="00AB436B" w:rsidRPr="00673BA3">
        <w:rPr>
          <w:rFonts w:ascii="Arial" w:hAnsi="Arial" w:cs="Arial"/>
          <w:sz w:val="24"/>
          <w:szCs w:val="24"/>
          <w:shd w:val="clear" w:color="auto" w:fill="FFFFFF"/>
        </w:rPr>
        <w:t xml:space="preserve">, such as </w:t>
      </w:r>
      <w:r w:rsidR="0034466A">
        <w:rPr>
          <w:rFonts w:ascii="Arial" w:hAnsi="Arial" w:cs="Arial"/>
          <w:sz w:val="24"/>
          <w:szCs w:val="24"/>
          <w:shd w:val="clear" w:color="auto" w:fill="FFFFFF"/>
        </w:rPr>
        <w:t xml:space="preserve">group chats </w:t>
      </w:r>
      <w:proofErr w:type="gramStart"/>
      <w:r w:rsidR="0034466A">
        <w:rPr>
          <w:rFonts w:ascii="Arial" w:hAnsi="Arial" w:cs="Arial"/>
          <w:sz w:val="24"/>
          <w:szCs w:val="24"/>
          <w:shd w:val="clear" w:color="auto" w:fill="FFFFFF"/>
        </w:rPr>
        <w:t>to  inform</w:t>
      </w:r>
      <w:proofErr w:type="gramEnd"/>
      <w:r w:rsidR="0034466A">
        <w:rPr>
          <w:rFonts w:ascii="Arial" w:hAnsi="Arial" w:cs="Arial"/>
          <w:sz w:val="24"/>
          <w:szCs w:val="24"/>
          <w:shd w:val="clear" w:color="auto" w:fill="FFFFFF"/>
        </w:rPr>
        <w:t xml:space="preserve"> alumni </w:t>
      </w:r>
      <w:r w:rsidR="00AB436B" w:rsidRPr="00673BA3">
        <w:rPr>
          <w:rFonts w:ascii="Arial" w:hAnsi="Arial" w:cs="Arial"/>
          <w:sz w:val="24"/>
          <w:szCs w:val="24"/>
          <w:shd w:val="clear" w:color="auto" w:fill="FFFFFF"/>
        </w:rPr>
        <w:t>about upcoming school activities</w:t>
      </w:r>
      <w:r w:rsidRPr="00673BA3">
        <w:rPr>
          <w:rFonts w:ascii="Arial" w:hAnsi="Arial" w:cs="Arial"/>
          <w:sz w:val="24"/>
          <w:szCs w:val="24"/>
          <w:shd w:val="clear" w:color="auto" w:fill="FFFFFF"/>
        </w:rPr>
        <w:t>.</w:t>
      </w:r>
    </w:p>
    <w:p w14:paraId="3E5F042B" w14:textId="77777777" w:rsidR="0085197D" w:rsidRPr="00673BA3" w:rsidRDefault="0085197D" w:rsidP="008523ED">
      <w:pPr>
        <w:spacing w:after="0" w:line="240" w:lineRule="auto"/>
        <w:jc w:val="both"/>
        <w:rPr>
          <w:rFonts w:ascii="Arial" w:hAnsi="Arial" w:cs="Arial"/>
          <w:color w:val="030303"/>
          <w:sz w:val="24"/>
          <w:szCs w:val="24"/>
          <w:shd w:val="clear" w:color="auto" w:fill="FFFFFF"/>
        </w:rPr>
      </w:pPr>
    </w:p>
    <w:p w14:paraId="56208126" w14:textId="27C06A70" w:rsidR="006C5949" w:rsidRPr="00673BA3" w:rsidRDefault="006C5949" w:rsidP="006C594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w:t>
      </w:r>
      <w:proofErr w:type="spellStart"/>
      <w:r w:rsidRPr="00673BA3">
        <w:rPr>
          <w:rFonts w:ascii="Arial" w:hAnsi="Arial" w:cs="Arial"/>
          <w:sz w:val="24"/>
          <w:szCs w:val="24"/>
          <w:shd w:val="clear" w:color="auto" w:fill="FFFFFF"/>
        </w:rPr>
        <w:t>Setyaningsih</w:t>
      </w:r>
      <w:proofErr w:type="spellEnd"/>
      <w:r w:rsidRPr="00673BA3">
        <w:rPr>
          <w:rFonts w:ascii="Arial" w:hAnsi="Arial" w:cs="Arial"/>
          <w:sz w:val="24"/>
          <w:szCs w:val="24"/>
          <w:shd w:val="clear" w:color="auto" w:fill="FFFFFF"/>
        </w:rPr>
        <w:t xml:space="preserve">, R., </w:t>
      </w:r>
      <w:proofErr w:type="spellStart"/>
      <w:r w:rsidRPr="00673BA3">
        <w:rPr>
          <w:rFonts w:ascii="Arial" w:hAnsi="Arial" w:cs="Arial"/>
          <w:sz w:val="24"/>
          <w:szCs w:val="24"/>
          <w:shd w:val="clear" w:color="auto" w:fill="FFFFFF"/>
        </w:rPr>
        <w:t>Hustinawaty</w:t>
      </w:r>
      <w:proofErr w:type="spellEnd"/>
      <w:r w:rsidRPr="00673BA3">
        <w:rPr>
          <w:rFonts w:ascii="Arial" w:hAnsi="Arial" w:cs="Arial"/>
          <w:sz w:val="24"/>
          <w:szCs w:val="24"/>
          <w:shd w:val="clear" w:color="auto" w:fill="FFFFFF"/>
        </w:rPr>
        <w:t xml:space="preserve">, Abdullah, &amp; </w:t>
      </w:r>
      <w:proofErr w:type="spellStart"/>
      <w:r w:rsidRPr="00673BA3">
        <w:rPr>
          <w:rFonts w:ascii="Arial" w:hAnsi="Arial" w:cs="Arial"/>
          <w:sz w:val="24"/>
          <w:szCs w:val="24"/>
          <w:shd w:val="clear" w:color="auto" w:fill="FFFFFF"/>
        </w:rPr>
        <w:t>Prihantoro</w:t>
      </w:r>
      <w:proofErr w:type="spellEnd"/>
      <w:r w:rsidRPr="00673BA3">
        <w:rPr>
          <w:rFonts w:ascii="Arial" w:hAnsi="Arial" w:cs="Arial"/>
          <w:sz w:val="24"/>
          <w:szCs w:val="24"/>
          <w:shd w:val="clear" w:color="auto" w:fill="FFFFFF"/>
        </w:rPr>
        <w:t>, E. (2022), the study aimed to improve higher education management. The university's Alumni Bureau requiring effective communication management. The study identified a communication management model comprising adjustment, communication planning, action, and evaluation at boarding university. It somehow related to the researchers’ system because it aims to enhance how universities interact with alumni and manage the information. The researchers seek to make tracer studies more effective in engaging alumni</w:t>
      </w:r>
      <w:r w:rsidR="00FC66F2">
        <w:rPr>
          <w:rFonts w:ascii="Arial" w:hAnsi="Arial" w:cs="Arial"/>
          <w:sz w:val="24"/>
          <w:szCs w:val="24"/>
          <w:shd w:val="clear" w:color="auto" w:fill="FFFFFF"/>
        </w:rPr>
        <w:t xml:space="preserve"> </w:t>
      </w:r>
      <w:r w:rsidRPr="00673BA3">
        <w:rPr>
          <w:rFonts w:ascii="Arial" w:hAnsi="Arial" w:cs="Arial"/>
          <w:sz w:val="24"/>
          <w:szCs w:val="24"/>
          <w:shd w:val="clear" w:color="auto" w:fill="FFFFFF"/>
        </w:rPr>
        <w:t xml:space="preserve">and collecting data, which aligns </w:t>
      </w:r>
      <w:r w:rsidRPr="00673BA3">
        <w:rPr>
          <w:rFonts w:ascii="Arial" w:hAnsi="Arial" w:cs="Arial"/>
          <w:sz w:val="24"/>
          <w:szCs w:val="24"/>
          <w:shd w:val="clear" w:color="auto" w:fill="FFFFFF"/>
        </w:rPr>
        <w:lastRenderedPageBreak/>
        <w:t xml:space="preserve">with the goal of the </w:t>
      </w:r>
      <w:r w:rsidR="00FC66F2">
        <w:rPr>
          <w:rFonts w:ascii="Arial" w:hAnsi="Arial" w:cs="Arial"/>
          <w:sz w:val="24"/>
          <w:szCs w:val="24"/>
          <w:shd w:val="clear" w:color="auto" w:fill="FFFFFF"/>
        </w:rPr>
        <w:t>proponent</w:t>
      </w:r>
      <w:r w:rsidRPr="00673BA3">
        <w:rPr>
          <w:rFonts w:ascii="Arial" w:hAnsi="Arial" w:cs="Arial"/>
          <w:sz w:val="24"/>
          <w:szCs w:val="24"/>
          <w:shd w:val="clear" w:color="auto" w:fill="FFFFFF"/>
        </w:rPr>
        <w:t xml:space="preserve"> system to create a platform for alumni information and communication</w:t>
      </w:r>
      <w:r w:rsidR="00BB7501">
        <w:rPr>
          <w:rFonts w:ascii="Arial" w:hAnsi="Arial" w:cs="Arial"/>
          <w:sz w:val="24"/>
          <w:szCs w:val="24"/>
          <w:shd w:val="clear" w:color="auto" w:fill="FFFFFF"/>
        </w:rPr>
        <w:t>, providing</w:t>
      </w:r>
      <w:r w:rsidR="00FC66F2">
        <w:rPr>
          <w:rFonts w:ascii="Arial" w:hAnsi="Arial" w:cs="Arial"/>
          <w:sz w:val="24"/>
          <w:szCs w:val="24"/>
          <w:shd w:val="clear" w:color="auto" w:fill="FFFFFF"/>
        </w:rPr>
        <w:t xml:space="preserve"> </w:t>
      </w:r>
      <w:r w:rsidR="0034466A">
        <w:rPr>
          <w:rFonts w:ascii="Arial" w:hAnsi="Arial" w:cs="Arial"/>
          <w:sz w:val="24"/>
          <w:szCs w:val="24"/>
          <w:shd w:val="clear" w:color="auto" w:fill="FFFFFF"/>
        </w:rPr>
        <w:t>opportunities</w:t>
      </w:r>
      <w:r w:rsidR="00BB7501">
        <w:rPr>
          <w:rFonts w:ascii="Arial" w:hAnsi="Arial" w:cs="Arial"/>
          <w:sz w:val="24"/>
          <w:szCs w:val="24"/>
          <w:shd w:val="clear" w:color="auto" w:fill="FFFFFF"/>
        </w:rPr>
        <w:t xml:space="preserve"> to help</w:t>
      </w:r>
      <w:r w:rsidR="0034466A">
        <w:rPr>
          <w:rFonts w:ascii="Arial" w:hAnsi="Arial" w:cs="Arial"/>
          <w:sz w:val="24"/>
          <w:szCs w:val="24"/>
          <w:shd w:val="clear" w:color="auto" w:fill="FFFFFF"/>
        </w:rPr>
        <w:t xml:space="preserve"> the employability of graduates.</w:t>
      </w:r>
    </w:p>
    <w:p w14:paraId="3807686B" w14:textId="77777777" w:rsidR="006C5949" w:rsidRPr="00673BA3" w:rsidRDefault="006C5949" w:rsidP="00392FF4">
      <w:pPr>
        <w:spacing w:after="0" w:line="240" w:lineRule="auto"/>
        <w:ind w:firstLine="720"/>
        <w:jc w:val="both"/>
        <w:rPr>
          <w:rFonts w:ascii="Arial" w:hAnsi="Arial" w:cs="Arial"/>
          <w:b/>
          <w:bCs/>
          <w:sz w:val="24"/>
          <w:szCs w:val="24"/>
          <w:shd w:val="clear" w:color="auto" w:fill="FFFFFF"/>
        </w:rPr>
      </w:pPr>
    </w:p>
    <w:p w14:paraId="2CA251C2" w14:textId="7E1D6171" w:rsidR="0085197D" w:rsidRDefault="006C5949" w:rsidP="00032FE9">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w:t>
      </w:r>
      <w:proofErr w:type="spellStart"/>
      <w:r w:rsidRPr="00673BA3">
        <w:rPr>
          <w:rFonts w:ascii="Arial" w:hAnsi="Arial" w:cs="Arial"/>
          <w:sz w:val="24"/>
          <w:szCs w:val="24"/>
        </w:rPr>
        <w:t>Julianto</w:t>
      </w:r>
      <w:proofErr w:type="spellEnd"/>
      <w:r w:rsidRPr="00673BA3">
        <w:rPr>
          <w:rFonts w:ascii="Arial" w:hAnsi="Arial" w:cs="Arial"/>
          <w:sz w:val="24"/>
          <w:szCs w:val="24"/>
        </w:rPr>
        <w:t xml:space="preserve"> </w:t>
      </w:r>
      <w:proofErr w:type="spellStart"/>
      <w:r w:rsidRPr="00673BA3">
        <w:rPr>
          <w:rFonts w:ascii="Arial" w:hAnsi="Arial" w:cs="Arial"/>
          <w:sz w:val="24"/>
          <w:szCs w:val="24"/>
        </w:rPr>
        <w:t>Sampun</w:t>
      </w:r>
      <w:proofErr w:type="spellEnd"/>
      <w:r w:rsidRPr="00673BA3">
        <w:rPr>
          <w:rFonts w:ascii="Arial" w:hAnsi="Arial" w:cs="Arial"/>
          <w:sz w:val="24"/>
          <w:szCs w:val="24"/>
        </w:rPr>
        <w:t xml:space="preserve"> (2022), </w:t>
      </w:r>
      <w:r w:rsidRPr="00673BA3">
        <w:rPr>
          <w:rFonts w:ascii="Arial" w:hAnsi="Arial" w:cs="Arial"/>
          <w:sz w:val="24"/>
          <w:szCs w:val="24"/>
          <w:shd w:val="clear" w:color="auto" w:fill="FFFFFF"/>
        </w:rPr>
        <w:t xml:space="preserve">the study conducted at the State University of Surabaya aims to identify and understand the satisfaction levels of graduates who participated in the PPG program from 2018 to 2020. By using interviews and questionnaires which is manual methods to collect a data from PPG graduates in the </w:t>
      </w:r>
      <w:proofErr w:type="spellStart"/>
      <w:r w:rsidRPr="00673BA3">
        <w:rPr>
          <w:rFonts w:ascii="Arial" w:hAnsi="Arial" w:cs="Arial"/>
          <w:sz w:val="24"/>
          <w:szCs w:val="24"/>
          <w:shd w:val="clear" w:color="auto" w:fill="FFFFFF"/>
        </w:rPr>
        <w:t>Madiun</w:t>
      </w:r>
      <w:proofErr w:type="spellEnd"/>
      <w:r w:rsidRPr="00673BA3">
        <w:rPr>
          <w:rFonts w:ascii="Arial" w:hAnsi="Arial" w:cs="Arial"/>
          <w:sz w:val="24"/>
          <w:szCs w:val="24"/>
          <w:shd w:val="clear" w:color="auto" w:fill="FFFFFF"/>
        </w:rPr>
        <w:t xml:space="preserve">, </w:t>
      </w:r>
      <w:proofErr w:type="spellStart"/>
      <w:r w:rsidRPr="00673BA3">
        <w:rPr>
          <w:rFonts w:ascii="Arial" w:hAnsi="Arial" w:cs="Arial"/>
          <w:sz w:val="24"/>
          <w:szCs w:val="24"/>
          <w:shd w:val="clear" w:color="auto" w:fill="FFFFFF"/>
        </w:rPr>
        <w:t>Ngawi</w:t>
      </w:r>
      <w:proofErr w:type="spellEnd"/>
      <w:r w:rsidRPr="00673BA3">
        <w:rPr>
          <w:rFonts w:ascii="Arial" w:hAnsi="Arial" w:cs="Arial"/>
          <w:sz w:val="24"/>
          <w:szCs w:val="24"/>
          <w:shd w:val="clear" w:color="auto" w:fill="FFFFFF"/>
        </w:rPr>
        <w:t xml:space="preserve">, and </w:t>
      </w:r>
      <w:proofErr w:type="spellStart"/>
      <w:r w:rsidRPr="00673BA3">
        <w:rPr>
          <w:rFonts w:ascii="Arial" w:hAnsi="Arial" w:cs="Arial"/>
          <w:sz w:val="24"/>
          <w:szCs w:val="24"/>
          <w:shd w:val="clear" w:color="auto" w:fill="FFFFFF"/>
        </w:rPr>
        <w:t>Magetan</w:t>
      </w:r>
      <w:proofErr w:type="spellEnd"/>
      <w:r w:rsidRPr="00673BA3">
        <w:rPr>
          <w:rFonts w:ascii="Arial" w:hAnsi="Arial" w:cs="Arial"/>
          <w:sz w:val="24"/>
          <w:szCs w:val="24"/>
          <w:shd w:val="clear" w:color="auto" w:fill="FFFFFF"/>
        </w:rPr>
        <w:t xml:space="preserve"> areas, as well as from the principals of schools where these graduates teach. </w:t>
      </w:r>
      <w:r w:rsidRPr="002036ED">
        <w:rPr>
          <w:rFonts w:ascii="Arial" w:hAnsi="Arial" w:cs="Arial"/>
          <w:color w:val="000000" w:themeColor="text1"/>
          <w:sz w:val="24"/>
          <w:szCs w:val="24"/>
          <w:shd w:val="clear" w:color="auto" w:fill="FFFFFF"/>
        </w:rPr>
        <w:t xml:space="preserve">The researchers </w:t>
      </w:r>
      <w:r w:rsidR="00392FF4">
        <w:rPr>
          <w:rFonts w:ascii="Arial" w:hAnsi="Arial" w:cs="Arial"/>
          <w:color w:val="000000" w:themeColor="text1"/>
          <w:sz w:val="24"/>
          <w:szCs w:val="24"/>
          <w:shd w:val="clear" w:color="auto" w:fill="FFFFFF"/>
        </w:rPr>
        <w:t xml:space="preserve">used this study as a basis </w:t>
      </w:r>
      <w:r w:rsidRPr="00673BA3">
        <w:rPr>
          <w:rFonts w:ascii="Arial" w:hAnsi="Arial" w:cs="Arial"/>
          <w:sz w:val="24"/>
          <w:szCs w:val="24"/>
          <w:shd w:val="clear" w:color="auto" w:fill="FFFFFF"/>
        </w:rPr>
        <w:t>to implement a system that would make the study much more efficient. It helps to collect data and stay in touch with the graduates.</w:t>
      </w:r>
    </w:p>
    <w:p w14:paraId="799220B3" w14:textId="77777777" w:rsidR="008523ED" w:rsidRPr="00032FE9" w:rsidRDefault="008523ED" w:rsidP="008B6152">
      <w:pPr>
        <w:spacing w:after="0" w:line="240" w:lineRule="auto"/>
        <w:jc w:val="both"/>
        <w:rPr>
          <w:rFonts w:ascii="Arial" w:hAnsi="Arial" w:cs="Arial"/>
          <w:sz w:val="24"/>
          <w:szCs w:val="24"/>
          <w:shd w:val="clear" w:color="auto" w:fill="FFFFFF"/>
        </w:rPr>
      </w:pPr>
    </w:p>
    <w:p w14:paraId="53BF8DDB" w14:textId="47F61518" w:rsidR="009B2E8A" w:rsidRPr="00673BA3" w:rsidRDefault="009B2E8A" w:rsidP="008B6152">
      <w:pPr>
        <w:spacing w:after="0" w:line="480" w:lineRule="auto"/>
        <w:jc w:val="both"/>
        <w:rPr>
          <w:rFonts w:ascii="Arial" w:hAnsi="Arial" w:cs="Arial"/>
          <w:b/>
          <w:bCs/>
          <w:sz w:val="24"/>
          <w:szCs w:val="24"/>
          <w:shd w:val="clear" w:color="auto" w:fill="FFFFFF"/>
        </w:rPr>
      </w:pPr>
      <w:r w:rsidRPr="00673BA3">
        <w:rPr>
          <w:rFonts w:ascii="Arial" w:hAnsi="Arial" w:cs="Arial"/>
          <w:b/>
          <w:bCs/>
          <w:sz w:val="24"/>
          <w:szCs w:val="24"/>
          <w:shd w:val="clear" w:color="auto" w:fill="FFFFFF"/>
        </w:rPr>
        <w:t>LOCAL LITERATURE</w:t>
      </w:r>
    </w:p>
    <w:p w14:paraId="76B1EB23" w14:textId="1DF446D6" w:rsidR="009B2E8A" w:rsidRPr="00673BA3" w:rsidRDefault="009B2E8A" w:rsidP="009B2E8A">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hyperlink r:id="rId9" w:tgtFrame="top" w:history="1">
        <w:r w:rsidRPr="00673BA3">
          <w:rPr>
            <w:rStyle w:val="Hyperlink"/>
            <w:rFonts w:ascii="Arial" w:hAnsi="Arial" w:cs="Arial"/>
            <w:color w:val="auto"/>
            <w:sz w:val="24"/>
            <w:szCs w:val="24"/>
            <w:u w:val="none"/>
            <w:bdr w:val="none" w:sz="0" w:space="0" w:color="auto" w:frame="1"/>
          </w:rPr>
          <w:t>Kathleen B. Solon-</w:t>
        </w:r>
        <w:proofErr w:type="spellStart"/>
        <w:r w:rsidRPr="00673BA3">
          <w:rPr>
            <w:rStyle w:val="Hyperlink"/>
            <w:rFonts w:ascii="Arial" w:hAnsi="Arial" w:cs="Arial"/>
            <w:color w:val="auto"/>
            <w:sz w:val="24"/>
            <w:szCs w:val="24"/>
            <w:u w:val="none"/>
            <w:bdr w:val="none" w:sz="0" w:space="0" w:color="auto" w:frame="1"/>
          </w:rPr>
          <w:t>Villaneza</w:t>
        </w:r>
        <w:proofErr w:type="spellEnd"/>
      </w:hyperlink>
      <w:r w:rsidRPr="00673BA3">
        <w:rPr>
          <w:rFonts w:ascii="Arial" w:hAnsi="Arial" w:cs="Arial"/>
          <w:i/>
          <w:iCs/>
          <w:sz w:val="24"/>
          <w:szCs w:val="24"/>
        </w:rPr>
        <w:t xml:space="preserve">, </w:t>
      </w:r>
      <w:r w:rsidRPr="00673BA3">
        <w:rPr>
          <w:rFonts w:ascii="Arial" w:hAnsi="Arial" w:cs="Arial"/>
          <w:sz w:val="24"/>
          <w:szCs w:val="24"/>
        </w:rPr>
        <w:t xml:space="preserve">(2015). this study found that the majority of alumni are employed in fields related to their degree in which also stated by </w:t>
      </w:r>
      <w:r w:rsidRPr="00673BA3">
        <w:rPr>
          <w:rFonts w:ascii="Arial" w:eastAsia="Times New Roman" w:hAnsi="Arial" w:cs="Arial"/>
          <w:spacing w:val="-2"/>
          <w:sz w:val="24"/>
          <w:szCs w:val="24"/>
          <w:shd w:val="clear" w:color="auto" w:fill="FFFFFF"/>
        </w:rPr>
        <w:t xml:space="preserve">Tayco, R. O., </w:t>
      </w:r>
      <w:proofErr w:type="spellStart"/>
      <w:r w:rsidRPr="00673BA3">
        <w:rPr>
          <w:rFonts w:ascii="Arial" w:eastAsia="Times New Roman" w:hAnsi="Arial" w:cs="Arial"/>
          <w:spacing w:val="-2"/>
          <w:sz w:val="24"/>
          <w:szCs w:val="24"/>
          <w:shd w:val="clear" w:color="auto" w:fill="FFFFFF"/>
        </w:rPr>
        <w:t>Supat</w:t>
      </w:r>
      <w:proofErr w:type="spellEnd"/>
      <w:r w:rsidRPr="00673BA3">
        <w:rPr>
          <w:rFonts w:ascii="Arial" w:eastAsia="Times New Roman" w:hAnsi="Arial" w:cs="Arial"/>
          <w:spacing w:val="-2"/>
          <w:sz w:val="24"/>
          <w:szCs w:val="24"/>
          <w:shd w:val="clear" w:color="auto" w:fill="FFFFFF"/>
        </w:rPr>
        <w:t xml:space="preserve">, P. S., &amp; </w:t>
      </w:r>
      <w:proofErr w:type="spellStart"/>
      <w:r w:rsidRPr="00673BA3">
        <w:rPr>
          <w:rFonts w:ascii="Arial" w:eastAsia="Times New Roman" w:hAnsi="Arial" w:cs="Arial"/>
          <w:spacing w:val="-2"/>
          <w:sz w:val="24"/>
          <w:szCs w:val="24"/>
          <w:shd w:val="clear" w:color="auto" w:fill="FFFFFF"/>
        </w:rPr>
        <w:t>Estrop</w:t>
      </w:r>
      <w:proofErr w:type="spellEnd"/>
      <w:r w:rsidRPr="00673BA3">
        <w:rPr>
          <w:rFonts w:ascii="Arial" w:eastAsia="Times New Roman" w:hAnsi="Arial" w:cs="Arial"/>
          <w:spacing w:val="-2"/>
          <w:sz w:val="24"/>
          <w:szCs w:val="24"/>
          <w:shd w:val="clear" w:color="auto" w:fill="FFFFFF"/>
        </w:rPr>
        <w:t xml:space="preserve">, C. P. (2022), </w:t>
      </w:r>
      <w:r w:rsidRPr="00673BA3">
        <w:rPr>
          <w:rFonts w:ascii="Arial" w:eastAsia="Times New Roman" w:hAnsi="Arial" w:cs="Arial"/>
          <w:spacing w:val="-1"/>
          <w:sz w:val="24"/>
          <w:szCs w:val="24"/>
          <w:shd w:val="clear" w:color="auto" w:fill="FFFFFF"/>
        </w:rPr>
        <w:t>that study shows the most of the</w:t>
      </w:r>
      <w:r w:rsidRPr="00673BA3">
        <w:rPr>
          <w:rFonts w:ascii="Arial" w:eastAsia="Times New Roman" w:hAnsi="Arial" w:cs="Arial"/>
          <w:spacing w:val="-2"/>
          <w:sz w:val="24"/>
          <w:szCs w:val="24"/>
          <w:shd w:val="clear" w:color="auto" w:fill="FFFFFF"/>
        </w:rPr>
        <w:t xml:space="preserve"> respondents are presently employed and work locally</w:t>
      </w:r>
      <w:r w:rsidRPr="00673BA3">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2"/>
          <w:sz w:val="24"/>
          <w:szCs w:val="24"/>
          <w:shd w:val="clear" w:color="auto" w:fill="FFFFFF"/>
        </w:rPr>
        <w:t>related to the courses they have</w:t>
      </w:r>
      <w:r w:rsidRPr="00673BA3">
        <w:rPr>
          <w:rFonts w:ascii="Arial" w:eastAsia="Times New Roman" w:hAnsi="Arial" w:cs="Arial"/>
          <w:sz w:val="24"/>
          <w:szCs w:val="24"/>
          <w:shd w:val="clear" w:color="auto" w:fill="FFFFFF"/>
        </w:rPr>
        <w:t xml:space="preserve"> </w:t>
      </w:r>
      <w:r w:rsidRPr="00673BA3">
        <w:rPr>
          <w:rFonts w:ascii="Arial" w:eastAsia="Times New Roman" w:hAnsi="Arial" w:cs="Arial"/>
          <w:spacing w:val="-1"/>
          <w:sz w:val="24"/>
          <w:szCs w:val="24"/>
          <w:shd w:val="clear" w:color="auto" w:fill="FFFFFF"/>
        </w:rPr>
        <w:t>taken in college. It helps the researchers to develop a</w:t>
      </w:r>
      <w:r w:rsidR="000D14FE">
        <w:rPr>
          <w:rFonts w:ascii="Arial" w:eastAsia="Times New Roman" w:hAnsi="Arial" w:cs="Arial"/>
          <w:spacing w:val="-1"/>
          <w:sz w:val="24"/>
          <w:szCs w:val="24"/>
          <w:shd w:val="clear" w:color="auto" w:fill="FFFFFF"/>
        </w:rPr>
        <w:t xml:space="preserve"> </w:t>
      </w:r>
      <w:r w:rsidRPr="00673BA3">
        <w:rPr>
          <w:rFonts w:ascii="Arial" w:eastAsia="Times New Roman" w:hAnsi="Arial" w:cs="Arial"/>
          <w:spacing w:val="-1"/>
          <w:sz w:val="24"/>
          <w:szCs w:val="24"/>
          <w:shd w:val="clear" w:color="auto" w:fill="FFFFFF"/>
        </w:rPr>
        <w:t xml:space="preserve">web application </w:t>
      </w:r>
      <w:r w:rsidR="000D14FE" w:rsidRPr="00673BA3">
        <w:rPr>
          <w:rFonts w:ascii="Arial" w:eastAsia="Times New Roman" w:hAnsi="Arial" w:cs="Arial"/>
          <w:spacing w:val="-1"/>
          <w:sz w:val="24"/>
          <w:szCs w:val="24"/>
          <w:shd w:val="clear" w:color="auto" w:fill="FFFFFF"/>
        </w:rPr>
        <w:t xml:space="preserve">system </w:t>
      </w:r>
      <w:r w:rsidRPr="00673BA3">
        <w:rPr>
          <w:rFonts w:ascii="Arial" w:eastAsia="Times New Roman" w:hAnsi="Arial" w:cs="Arial"/>
          <w:spacing w:val="-1"/>
          <w:sz w:val="24"/>
          <w:szCs w:val="24"/>
          <w:shd w:val="clear" w:color="auto" w:fill="FFFFFF"/>
        </w:rPr>
        <w:t>to trace alumni employment status and determine the job alignment of graduates.</w:t>
      </w:r>
      <w:r w:rsidRPr="00673BA3">
        <w:rPr>
          <w:rFonts w:ascii="Arial" w:hAnsi="Arial" w:cs="Arial"/>
          <w:sz w:val="24"/>
          <w:szCs w:val="24"/>
        </w:rPr>
        <w:t xml:space="preserve"> It also supported in this literature by </w:t>
      </w:r>
      <w:proofErr w:type="spellStart"/>
      <w:r w:rsidRPr="00673BA3">
        <w:rPr>
          <w:rFonts w:ascii="Arial" w:hAnsi="Arial" w:cs="Arial"/>
          <w:sz w:val="24"/>
          <w:szCs w:val="24"/>
        </w:rPr>
        <w:t>Pentang</w:t>
      </w:r>
      <w:proofErr w:type="spellEnd"/>
      <w:r w:rsidRPr="00673BA3">
        <w:rPr>
          <w:rFonts w:ascii="Arial" w:hAnsi="Arial" w:cs="Arial"/>
          <w:sz w:val="24"/>
          <w:szCs w:val="24"/>
        </w:rPr>
        <w:t xml:space="preserve"> et al., (2022), the results found out that many were being employable with their related courses. The researcher’s </w:t>
      </w:r>
      <w:r w:rsidRPr="00673BA3">
        <w:rPr>
          <w:rFonts w:ascii="Arial" w:hAnsi="Arial" w:cs="Arial"/>
          <w:sz w:val="24"/>
          <w:szCs w:val="24"/>
        </w:rPr>
        <w:lastRenderedPageBreak/>
        <w:t xml:space="preserve">system is an important aspect to also find out the employment status of the </w:t>
      </w:r>
      <w:r w:rsidR="000D14FE">
        <w:rPr>
          <w:rFonts w:ascii="Arial" w:hAnsi="Arial" w:cs="Arial"/>
          <w:sz w:val="24"/>
          <w:szCs w:val="24"/>
        </w:rPr>
        <w:t xml:space="preserve">CPSU </w:t>
      </w:r>
      <w:r w:rsidRPr="00673BA3">
        <w:rPr>
          <w:rFonts w:ascii="Arial" w:hAnsi="Arial" w:cs="Arial"/>
          <w:sz w:val="24"/>
          <w:szCs w:val="24"/>
        </w:rPr>
        <w:t>graduates, it is essential for universities to maintain a connection and trace the job alignment.</w:t>
      </w:r>
    </w:p>
    <w:p w14:paraId="2296A317" w14:textId="77777777" w:rsidR="009B2E8A" w:rsidRPr="00673BA3" w:rsidRDefault="009B2E8A" w:rsidP="00AB70C9">
      <w:pPr>
        <w:spacing w:after="0" w:line="240" w:lineRule="auto"/>
        <w:ind w:firstLine="720"/>
        <w:jc w:val="both"/>
        <w:rPr>
          <w:rFonts w:ascii="Arial" w:hAnsi="Arial" w:cs="Arial"/>
          <w:sz w:val="24"/>
          <w:szCs w:val="24"/>
        </w:rPr>
      </w:pPr>
    </w:p>
    <w:p w14:paraId="07FB6920" w14:textId="6D198754" w:rsidR="009B2E8A" w:rsidRPr="00673BA3" w:rsidRDefault="009B2E8A" w:rsidP="009B2E8A">
      <w:pPr>
        <w:spacing w:after="0" w:line="480" w:lineRule="auto"/>
        <w:ind w:firstLine="720"/>
        <w:jc w:val="both"/>
        <w:rPr>
          <w:rFonts w:ascii="Arial" w:eastAsia="Times New Roman" w:hAnsi="Arial" w:cs="Arial"/>
          <w:spacing w:val="-1"/>
          <w:sz w:val="24"/>
          <w:szCs w:val="24"/>
          <w:shd w:val="clear" w:color="auto" w:fill="FFFFFF"/>
        </w:rPr>
      </w:pPr>
      <w:r w:rsidRPr="00673BA3">
        <w:rPr>
          <w:rFonts w:ascii="Arial" w:hAnsi="Arial" w:cs="Arial"/>
          <w:sz w:val="24"/>
          <w:szCs w:val="24"/>
        </w:rPr>
        <w:t xml:space="preserve">According to Maria Theresa B. Kalaw (2019), </w:t>
      </w:r>
      <w:r w:rsidRPr="00673BA3">
        <w:rPr>
          <w:rFonts w:ascii="Arial" w:eastAsia="Times New Roman" w:hAnsi="Arial" w:cs="Arial"/>
          <w:sz w:val="24"/>
          <w:szCs w:val="24"/>
        </w:rPr>
        <w:t xml:space="preserve">the presented tracer study aims to determine the graduates' employability and academic skills. The researchers </w:t>
      </w:r>
      <w:r w:rsidR="00032FE9">
        <w:rPr>
          <w:rFonts w:ascii="Arial" w:eastAsia="Times New Roman" w:hAnsi="Arial" w:cs="Arial"/>
          <w:sz w:val="24"/>
          <w:szCs w:val="24"/>
        </w:rPr>
        <w:t xml:space="preserve">used this study as a basis </w:t>
      </w:r>
      <w:r w:rsidRPr="00673BA3">
        <w:rPr>
          <w:rFonts w:ascii="Arial" w:eastAsia="Times New Roman" w:hAnsi="Arial" w:cs="Arial"/>
          <w:sz w:val="24"/>
          <w:szCs w:val="24"/>
        </w:rPr>
        <w:t xml:space="preserve">to improve university alumni tracking by determining the employment status and job alignment. </w:t>
      </w:r>
      <w:r w:rsidRPr="00673BA3">
        <w:rPr>
          <w:rFonts w:ascii="Arial" w:eastAsia="Times New Roman" w:hAnsi="Arial" w:cs="Arial"/>
          <w:spacing w:val="-1"/>
          <w:sz w:val="24"/>
          <w:szCs w:val="24"/>
          <w:shd w:val="clear" w:color="auto" w:fill="FFFFFF"/>
        </w:rPr>
        <w:t xml:space="preserve">In accordance of </w:t>
      </w:r>
      <w:r w:rsidRPr="00673BA3">
        <w:rPr>
          <w:rFonts w:ascii="Arial" w:hAnsi="Arial" w:cs="Arial"/>
          <w:spacing w:val="1"/>
          <w:sz w:val="24"/>
          <w:szCs w:val="24"/>
          <w:shd w:val="clear" w:color="auto" w:fill="FFFFFF"/>
        </w:rPr>
        <w:t>Evan Carlo B. Deblois (2021), t</w:t>
      </w:r>
      <w:r w:rsidRPr="00673BA3">
        <w:rPr>
          <w:rFonts w:ascii="Arial" w:hAnsi="Arial" w:cs="Arial"/>
          <w:sz w:val="24"/>
          <w:szCs w:val="24"/>
          <w:lang w:val="en-PH"/>
        </w:rPr>
        <w:t xml:space="preserve">he study aimed to document the graduates' profiles, the alignment between their courses and employment. </w:t>
      </w:r>
      <w:r w:rsidRPr="00673BA3">
        <w:rPr>
          <w:rFonts w:ascii="Arial" w:eastAsia="Times New Roman" w:hAnsi="Arial" w:cs="Arial"/>
          <w:spacing w:val="-1"/>
          <w:sz w:val="24"/>
          <w:szCs w:val="24"/>
          <w:shd w:val="clear" w:color="auto" w:fill="FFFFFF"/>
        </w:rPr>
        <w:t>The proponent learned from this study to develop a system that administrator can determine the job alignment of the graduates by collecting the data.</w:t>
      </w:r>
    </w:p>
    <w:p w14:paraId="52FC93D7" w14:textId="77777777" w:rsidR="009B2E8A" w:rsidRPr="00673BA3" w:rsidRDefault="009B2E8A" w:rsidP="00AB70C9">
      <w:pPr>
        <w:spacing w:after="0" w:line="240" w:lineRule="auto"/>
        <w:jc w:val="both"/>
        <w:rPr>
          <w:rFonts w:ascii="Arial" w:hAnsi="Arial" w:cs="Arial"/>
          <w:sz w:val="24"/>
          <w:szCs w:val="24"/>
        </w:rPr>
      </w:pPr>
    </w:p>
    <w:p w14:paraId="3EC0872E" w14:textId="77777777" w:rsidR="009B2E8A" w:rsidRPr="00673BA3" w:rsidRDefault="009B2E8A" w:rsidP="009B2E8A">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rPr>
        <w:t xml:space="preserve">According to Grace L. </w:t>
      </w:r>
      <w:proofErr w:type="spellStart"/>
      <w:r w:rsidRPr="00673BA3">
        <w:rPr>
          <w:rFonts w:ascii="Arial" w:hAnsi="Arial" w:cs="Arial"/>
          <w:sz w:val="24"/>
          <w:szCs w:val="24"/>
        </w:rPr>
        <w:t>Lopena</w:t>
      </w:r>
      <w:proofErr w:type="spellEnd"/>
      <w:r w:rsidRPr="00673BA3">
        <w:rPr>
          <w:rFonts w:ascii="Arial" w:hAnsi="Arial" w:cs="Arial"/>
          <w:sz w:val="24"/>
          <w:szCs w:val="24"/>
        </w:rPr>
        <w:t xml:space="preserve"> &amp; Dennis V. Madrigal (March 26, 2023), in this literature, the presented study evaluates the success of degree programs in business management by examining the employment performance of its graduates, as they provide and uphold the satisfaction of the school. </w:t>
      </w:r>
      <w:r w:rsidRPr="00673BA3">
        <w:rPr>
          <w:rFonts w:ascii="Arial" w:eastAsia="Times New Roman" w:hAnsi="Arial" w:cs="Arial"/>
          <w:spacing w:val="-2"/>
          <w:sz w:val="24"/>
          <w:szCs w:val="24"/>
          <w:shd w:val="clear" w:color="auto" w:fill="FFFFFF"/>
        </w:rPr>
        <w:t>Similarly, Abulencia et al.</w:t>
      </w:r>
      <w:r w:rsidRPr="00673BA3">
        <w:rPr>
          <w:rFonts w:ascii="Arial" w:hAnsi="Arial" w:cs="Arial"/>
          <w:sz w:val="24"/>
          <w:szCs w:val="24"/>
        </w:rPr>
        <w:t xml:space="preserve">, (2021), </w:t>
      </w:r>
      <w:r w:rsidRPr="00673BA3">
        <w:rPr>
          <w:rFonts w:ascii="Arial" w:eastAsia="Times New Roman" w:hAnsi="Arial" w:cs="Arial"/>
          <w:spacing w:val="-2"/>
          <w:sz w:val="24"/>
          <w:szCs w:val="24"/>
          <w:shd w:val="clear" w:color="auto" w:fill="FFFFFF"/>
        </w:rPr>
        <w:t xml:space="preserve">aimed to determine the extent of satisfaction and adequacy of the knowledge and skills that </w:t>
      </w:r>
      <w:r w:rsidRPr="00673BA3">
        <w:rPr>
          <w:rFonts w:ascii="Arial" w:eastAsia="Times New Roman" w:hAnsi="Arial" w:cs="Arial"/>
          <w:spacing w:val="-1"/>
          <w:sz w:val="24"/>
          <w:szCs w:val="24"/>
          <w:shd w:val="clear" w:color="auto" w:fill="FFFFFF"/>
        </w:rPr>
        <w:t>graduates have obtained from its university</w:t>
      </w:r>
      <w:r w:rsidRPr="00673BA3">
        <w:rPr>
          <w:rFonts w:ascii="Arial" w:eastAsia="Times New Roman" w:hAnsi="Arial" w:cs="Arial"/>
          <w:spacing w:val="-2"/>
          <w:sz w:val="24"/>
          <w:szCs w:val="24"/>
          <w:shd w:val="clear" w:color="auto" w:fill="FFFFFF"/>
        </w:rPr>
        <w:t>.</w:t>
      </w:r>
      <w:r w:rsidRPr="00673BA3">
        <w:rPr>
          <w:rFonts w:ascii="Arial" w:hAnsi="Arial" w:cs="Arial"/>
          <w:sz w:val="24"/>
          <w:szCs w:val="24"/>
        </w:rPr>
        <w:t xml:space="preserve"> </w:t>
      </w:r>
      <w:r w:rsidRPr="00673BA3">
        <w:rPr>
          <w:rFonts w:ascii="Arial" w:eastAsia="Times New Roman" w:hAnsi="Arial" w:cs="Arial"/>
          <w:spacing w:val="-2"/>
          <w:sz w:val="24"/>
          <w:szCs w:val="24"/>
          <w:shd w:val="clear" w:color="auto" w:fill="FFFFFF"/>
        </w:rPr>
        <w:t>The proponent learned from this study to examine the employment outcomes of</w:t>
      </w:r>
      <w:r w:rsidRPr="00673BA3">
        <w:rPr>
          <w:rFonts w:ascii="Arial" w:hAnsi="Arial" w:cs="Arial"/>
          <w:sz w:val="24"/>
          <w:szCs w:val="24"/>
        </w:rPr>
        <w:t xml:space="preserve"> the graduates and </w:t>
      </w:r>
      <w:r w:rsidRPr="00673BA3">
        <w:rPr>
          <w:rFonts w:ascii="Arial" w:eastAsia="Times New Roman" w:hAnsi="Arial" w:cs="Arial"/>
          <w:spacing w:val="-2"/>
          <w:sz w:val="24"/>
          <w:szCs w:val="24"/>
          <w:shd w:val="clear" w:color="auto" w:fill="FFFFFF"/>
        </w:rPr>
        <w:t xml:space="preserve">what specializations or alumni have obtained during their colleges. </w:t>
      </w:r>
      <w:r w:rsidRPr="00673BA3">
        <w:rPr>
          <w:rFonts w:ascii="Arial" w:eastAsia="Times New Roman" w:hAnsi="Arial" w:cs="Arial"/>
          <w:spacing w:val="-2"/>
          <w:sz w:val="24"/>
          <w:szCs w:val="24"/>
          <w:shd w:val="clear" w:color="auto" w:fill="FFFFFF"/>
        </w:rPr>
        <w:lastRenderedPageBreak/>
        <w:t xml:space="preserve">According to Leah Wilfreda E. et al. (2014) conducted a tracer study of BEED-SPED 2007-2013 graduates from the University of Bohol's Teachers College that tracked the progress of graduates from the Bachelor of Elementary Education with a specialization in Special Education (BEED-SPED) program. The purpose of this study was to examine how well the SPED program prepared its graduates for their careers. </w:t>
      </w:r>
    </w:p>
    <w:p w14:paraId="7B0ED503" w14:textId="77777777" w:rsidR="009B2E8A" w:rsidRPr="00673BA3" w:rsidRDefault="009B2E8A" w:rsidP="008523ED">
      <w:pPr>
        <w:spacing w:after="0" w:line="240" w:lineRule="auto"/>
        <w:jc w:val="both"/>
        <w:rPr>
          <w:rFonts w:ascii="Arial" w:hAnsi="Arial" w:cs="Arial"/>
          <w:sz w:val="24"/>
          <w:szCs w:val="24"/>
          <w:shd w:val="clear" w:color="auto" w:fill="FFFFFF"/>
        </w:rPr>
      </w:pPr>
    </w:p>
    <w:p w14:paraId="7DA934AB" w14:textId="3FF222D2" w:rsidR="00AB70C9" w:rsidRPr="00673BA3" w:rsidRDefault="009B2E8A" w:rsidP="00C55B10">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Penera, L.K., T., </w:t>
      </w:r>
      <w:proofErr w:type="spellStart"/>
      <w:r w:rsidRPr="00673BA3">
        <w:rPr>
          <w:rFonts w:ascii="Arial" w:hAnsi="Arial" w:cs="Arial"/>
          <w:sz w:val="24"/>
          <w:szCs w:val="24"/>
        </w:rPr>
        <w:t>Beduya</w:t>
      </w:r>
      <w:proofErr w:type="spellEnd"/>
      <w:r w:rsidRPr="00673BA3">
        <w:rPr>
          <w:rFonts w:ascii="Arial" w:hAnsi="Arial" w:cs="Arial"/>
          <w:sz w:val="24"/>
          <w:szCs w:val="24"/>
        </w:rPr>
        <w:t xml:space="preserve">, N.L., Mantos, T.L. &amp; </w:t>
      </w:r>
      <w:proofErr w:type="spellStart"/>
      <w:r w:rsidRPr="00673BA3">
        <w:rPr>
          <w:rFonts w:ascii="Arial" w:hAnsi="Arial" w:cs="Arial"/>
          <w:sz w:val="24"/>
          <w:szCs w:val="24"/>
        </w:rPr>
        <w:t>Gulbe</w:t>
      </w:r>
      <w:proofErr w:type="spellEnd"/>
      <w:r w:rsidRPr="00673BA3">
        <w:rPr>
          <w:rFonts w:ascii="Arial" w:hAnsi="Arial" w:cs="Arial"/>
          <w:sz w:val="24"/>
          <w:szCs w:val="24"/>
        </w:rPr>
        <w:t>, I.L. (2021), in this literature, the findings indicate the majority graduates of Cebu Technological University-</w:t>
      </w:r>
      <w:proofErr w:type="spellStart"/>
      <w:r w:rsidRPr="00673BA3">
        <w:rPr>
          <w:rFonts w:ascii="Arial" w:hAnsi="Arial" w:cs="Arial"/>
          <w:sz w:val="24"/>
          <w:szCs w:val="24"/>
        </w:rPr>
        <w:t>Daanbantayan</w:t>
      </w:r>
      <w:proofErr w:type="spellEnd"/>
      <w:r w:rsidRPr="00673BA3">
        <w:rPr>
          <w:rFonts w:ascii="Arial" w:hAnsi="Arial" w:cs="Arial"/>
          <w:sz w:val="24"/>
          <w:szCs w:val="24"/>
        </w:rPr>
        <w:t xml:space="preserve"> Campus are employed with permanent status. The researchers learned how important the</w:t>
      </w:r>
      <w:r w:rsidR="009B1C3D">
        <w:rPr>
          <w:rFonts w:ascii="Arial" w:hAnsi="Arial" w:cs="Arial"/>
          <w:sz w:val="24"/>
          <w:szCs w:val="24"/>
        </w:rPr>
        <w:t xml:space="preserve"> </w:t>
      </w:r>
      <w:r w:rsidRPr="00673BA3">
        <w:rPr>
          <w:rFonts w:ascii="Arial" w:hAnsi="Arial" w:cs="Arial"/>
          <w:sz w:val="24"/>
          <w:szCs w:val="24"/>
        </w:rPr>
        <w:t>alumni trac</w:t>
      </w:r>
      <w:r w:rsidR="009B1C3D">
        <w:rPr>
          <w:rFonts w:ascii="Arial" w:hAnsi="Arial" w:cs="Arial"/>
          <w:sz w:val="24"/>
          <w:szCs w:val="24"/>
        </w:rPr>
        <w:t xml:space="preserve">king system </w:t>
      </w:r>
      <w:r w:rsidRPr="00673BA3">
        <w:rPr>
          <w:rFonts w:ascii="Arial" w:hAnsi="Arial" w:cs="Arial"/>
          <w:sz w:val="24"/>
          <w:szCs w:val="24"/>
        </w:rPr>
        <w:t xml:space="preserve">to track the alumni employability and </w:t>
      </w:r>
      <w:r w:rsidR="00D44379">
        <w:rPr>
          <w:rFonts w:ascii="Arial" w:hAnsi="Arial" w:cs="Arial"/>
          <w:sz w:val="24"/>
          <w:szCs w:val="24"/>
        </w:rPr>
        <w:t>t</w:t>
      </w:r>
      <w:r w:rsidR="00D44379" w:rsidRPr="00D44379">
        <w:rPr>
          <w:rFonts w:ascii="Arial" w:hAnsi="Arial" w:cs="Arial"/>
          <w:sz w:val="24"/>
          <w:szCs w:val="24"/>
        </w:rPr>
        <w:t>o determine if the university significantly contributes to graduates' success by providing employment opportunities and evidence of such contributions, it is essential to consider various factors. Not only should the university demonstrate that it helps graduates secure employment, but it should also actively provide job opportunities for job seekers. This creates an opportunity to assist alumni in finding employment.</w:t>
      </w:r>
    </w:p>
    <w:p w14:paraId="36BF3CCB" w14:textId="3C34AA4D" w:rsidR="009B2E8A" w:rsidRDefault="009B2E8A" w:rsidP="008B6152">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Jonathan L. Dela Cruz (2022), </w:t>
      </w:r>
      <w:r w:rsidRPr="00673BA3">
        <w:rPr>
          <w:rFonts w:ascii="Arial" w:eastAsia="Times New Roman" w:hAnsi="Arial" w:cs="Arial"/>
          <w:sz w:val="24"/>
          <w:szCs w:val="24"/>
        </w:rPr>
        <w:t xml:space="preserve">in this literature, the tracer study of </w:t>
      </w:r>
      <w:r w:rsidRPr="00673BA3">
        <w:rPr>
          <w:rFonts w:ascii="Arial" w:hAnsi="Arial" w:cs="Arial"/>
          <w:sz w:val="24"/>
          <w:szCs w:val="24"/>
        </w:rPr>
        <w:t xml:space="preserve">Graduate School about graduates’ profiles, employment status and employability characteristics </w:t>
      </w:r>
      <w:r w:rsidRPr="00673BA3">
        <w:rPr>
          <w:rFonts w:ascii="Arial" w:eastAsia="Times New Roman" w:hAnsi="Arial" w:cs="Arial"/>
          <w:sz w:val="24"/>
          <w:szCs w:val="24"/>
        </w:rPr>
        <w:t xml:space="preserve">identifies that </w:t>
      </w:r>
      <w:r w:rsidRPr="00673BA3">
        <w:rPr>
          <w:rFonts w:ascii="Arial" w:hAnsi="Arial" w:cs="Arial"/>
          <w:sz w:val="24"/>
          <w:szCs w:val="24"/>
        </w:rPr>
        <w:t xml:space="preserve">graduates of State Higher Education </w:t>
      </w:r>
      <w:r w:rsidRPr="00673BA3">
        <w:rPr>
          <w:rFonts w:ascii="Arial" w:hAnsi="Arial" w:cs="Arial"/>
          <w:sz w:val="24"/>
          <w:szCs w:val="24"/>
        </w:rPr>
        <w:lastRenderedPageBreak/>
        <w:t xml:space="preserve">Institution in the Philippines have a very high employability rate based on the result of descriptive statistics used to analyzed the data of graduates. </w:t>
      </w:r>
      <w:r w:rsidRPr="00673BA3">
        <w:rPr>
          <w:rFonts w:ascii="Arial" w:eastAsia="Times New Roman" w:hAnsi="Arial" w:cs="Arial"/>
          <w:sz w:val="24"/>
          <w:szCs w:val="24"/>
        </w:rPr>
        <w:t xml:space="preserve">The researcher’s system </w:t>
      </w:r>
      <w:r w:rsidR="00D44379">
        <w:rPr>
          <w:rFonts w:ascii="Arial" w:eastAsia="Times New Roman" w:hAnsi="Arial" w:cs="Arial"/>
          <w:sz w:val="24"/>
          <w:szCs w:val="24"/>
        </w:rPr>
        <w:t>learned from this study how important</w:t>
      </w:r>
      <w:r w:rsidR="00463975">
        <w:rPr>
          <w:rFonts w:ascii="Arial" w:eastAsia="Times New Roman" w:hAnsi="Arial" w:cs="Arial"/>
          <w:sz w:val="24"/>
          <w:szCs w:val="24"/>
        </w:rPr>
        <w:t xml:space="preserve"> it is</w:t>
      </w:r>
      <w:r w:rsidR="00D44379">
        <w:rPr>
          <w:rFonts w:ascii="Arial" w:eastAsia="Times New Roman" w:hAnsi="Arial" w:cs="Arial"/>
          <w:sz w:val="24"/>
          <w:szCs w:val="24"/>
        </w:rPr>
        <w:t xml:space="preserve"> to have a </w:t>
      </w:r>
      <w:r w:rsidR="00B57B3A">
        <w:rPr>
          <w:rFonts w:ascii="Arial" w:eastAsia="Times New Roman" w:hAnsi="Arial" w:cs="Arial"/>
          <w:sz w:val="24"/>
          <w:szCs w:val="24"/>
        </w:rPr>
        <w:t>connection</w:t>
      </w:r>
      <w:r w:rsidR="00D44379">
        <w:rPr>
          <w:rFonts w:ascii="Arial" w:eastAsia="Times New Roman" w:hAnsi="Arial" w:cs="Arial"/>
          <w:sz w:val="24"/>
          <w:szCs w:val="24"/>
        </w:rPr>
        <w:t xml:space="preserve"> </w:t>
      </w:r>
      <w:r w:rsidR="00463975">
        <w:rPr>
          <w:rFonts w:ascii="Arial" w:eastAsia="Times New Roman" w:hAnsi="Arial" w:cs="Arial"/>
          <w:sz w:val="24"/>
          <w:szCs w:val="24"/>
        </w:rPr>
        <w:t xml:space="preserve">with </w:t>
      </w:r>
      <w:r w:rsidR="00D44379">
        <w:rPr>
          <w:rFonts w:ascii="Arial" w:eastAsia="Times New Roman" w:hAnsi="Arial" w:cs="Arial"/>
          <w:sz w:val="24"/>
          <w:szCs w:val="24"/>
        </w:rPr>
        <w:t>alumni to know their employment status.</w:t>
      </w:r>
      <w:r w:rsidRPr="00673BA3">
        <w:rPr>
          <w:rFonts w:ascii="Arial" w:eastAsia="Times New Roman" w:hAnsi="Arial" w:cs="Arial"/>
          <w:sz w:val="24"/>
          <w:szCs w:val="24"/>
        </w:rPr>
        <w:t xml:space="preserve"> </w:t>
      </w:r>
    </w:p>
    <w:p w14:paraId="0B7EF1CD" w14:textId="77777777" w:rsidR="008B6152" w:rsidRPr="008B6152" w:rsidRDefault="008B6152" w:rsidP="008B6152">
      <w:pPr>
        <w:spacing w:after="0" w:line="240" w:lineRule="auto"/>
        <w:ind w:firstLine="720"/>
        <w:jc w:val="both"/>
        <w:rPr>
          <w:rFonts w:ascii="Arial" w:hAnsi="Arial" w:cs="Arial"/>
          <w:sz w:val="24"/>
          <w:szCs w:val="24"/>
        </w:rPr>
      </w:pPr>
    </w:p>
    <w:p w14:paraId="77CD5020" w14:textId="54D25C71" w:rsidR="00AB70C9" w:rsidRPr="00673BA3" w:rsidRDefault="006C5949" w:rsidP="008B6152">
      <w:pPr>
        <w:shd w:val="clear" w:color="auto" w:fill="FFFFFF"/>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Foreign System</w:t>
      </w:r>
    </w:p>
    <w:p w14:paraId="6E5E4CCF" w14:textId="698F77C1" w:rsidR="00021515" w:rsidRDefault="00021515" w:rsidP="00AB70C9">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the </w:t>
      </w:r>
      <w:proofErr w:type="spellStart"/>
      <w:r w:rsidRPr="00673BA3">
        <w:rPr>
          <w:rFonts w:ascii="Arial" w:hAnsi="Arial" w:cs="Arial"/>
        </w:rPr>
        <w:t>MihirJayavant</w:t>
      </w:r>
      <w:proofErr w:type="spellEnd"/>
      <w:r w:rsidRPr="00673BA3">
        <w:rPr>
          <w:rFonts w:ascii="Arial" w:hAnsi="Arial" w:cs="Arial"/>
        </w:rPr>
        <w:t xml:space="preserve"> (2018), Alumni Tracking System is an online-based application that helps to enhance the tracking of college graduates and provides alumni data to college faculties. It aims at developing a mobile application and web portal which will be useful for the college to monitor the alumni's and for the alumni to update their current status and get notified about the college activities which also stated by Bista B. et al., (2021), the alumni portal and tracking system integrates and manages alumni data, providing a portal for alumni to update their information. Both systems are enhancing alumni engagement, improves data management, and aids in understanding alumni trajectories. In relation, the proponent system aims to have an alumni engagement that provides a</w:t>
      </w:r>
      <w:r w:rsidR="00463975">
        <w:rPr>
          <w:rFonts w:ascii="Arial" w:hAnsi="Arial" w:cs="Arial"/>
        </w:rPr>
        <w:t xml:space="preserve"> job</w:t>
      </w:r>
      <w:r w:rsidRPr="00673BA3">
        <w:rPr>
          <w:rFonts w:ascii="Arial" w:hAnsi="Arial" w:cs="Arial"/>
        </w:rPr>
        <w:t xml:space="preserve"> portal for alumni to </w:t>
      </w:r>
      <w:r w:rsidR="00463975">
        <w:rPr>
          <w:rFonts w:ascii="Arial" w:hAnsi="Arial" w:cs="Arial"/>
        </w:rPr>
        <w:t xml:space="preserve">find their employment and can </w:t>
      </w:r>
      <w:r w:rsidRPr="00673BA3">
        <w:rPr>
          <w:rFonts w:ascii="Arial" w:hAnsi="Arial" w:cs="Arial"/>
        </w:rPr>
        <w:t xml:space="preserve">update their information making it easier to collect and update alumni. The </w:t>
      </w:r>
      <w:r w:rsidR="000D14FE">
        <w:rPr>
          <w:rFonts w:ascii="Arial" w:hAnsi="Arial" w:cs="Arial"/>
        </w:rPr>
        <w:t>proponent system</w:t>
      </w:r>
      <w:r w:rsidR="00463975">
        <w:rPr>
          <w:rFonts w:ascii="Arial" w:hAnsi="Arial" w:cs="Arial"/>
        </w:rPr>
        <w:t xml:space="preserve"> </w:t>
      </w:r>
      <w:r w:rsidRPr="00673BA3">
        <w:rPr>
          <w:rFonts w:ascii="Arial" w:hAnsi="Arial" w:cs="Arial"/>
        </w:rPr>
        <w:t>is also a web-based application to develop communication between graduates and the institution, where admin</w:t>
      </w:r>
      <w:r w:rsidR="000D14FE">
        <w:rPr>
          <w:rFonts w:ascii="Arial" w:hAnsi="Arial" w:cs="Arial"/>
        </w:rPr>
        <w:t>i</w:t>
      </w:r>
      <w:r w:rsidRPr="00673BA3">
        <w:rPr>
          <w:rFonts w:ascii="Arial" w:hAnsi="Arial" w:cs="Arial"/>
        </w:rPr>
        <w:t>s</w:t>
      </w:r>
      <w:r w:rsidR="000D14FE">
        <w:rPr>
          <w:rFonts w:ascii="Arial" w:hAnsi="Arial" w:cs="Arial"/>
        </w:rPr>
        <w:t>trators</w:t>
      </w:r>
      <w:r w:rsidRPr="00673BA3">
        <w:rPr>
          <w:rFonts w:ascii="Arial" w:hAnsi="Arial" w:cs="Arial"/>
        </w:rPr>
        <w:t xml:space="preserve"> </w:t>
      </w:r>
      <w:r w:rsidR="00463975">
        <w:rPr>
          <w:rFonts w:ascii="Arial" w:hAnsi="Arial" w:cs="Arial"/>
        </w:rPr>
        <w:t xml:space="preserve">of the school </w:t>
      </w:r>
      <w:r w:rsidRPr="00673BA3">
        <w:rPr>
          <w:rFonts w:ascii="Arial" w:hAnsi="Arial" w:cs="Arial"/>
        </w:rPr>
        <w:t xml:space="preserve">can communicate with alumni, </w:t>
      </w:r>
      <w:r w:rsidRPr="00673BA3">
        <w:rPr>
          <w:rFonts w:ascii="Arial" w:hAnsi="Arial" w:cs="Arial"/>
        </w:rPr>
        <w:lastRenderedPageBreak/>
        <w:t>enhances alumni engagement and update current status. In accordance of Suresh Kumar T. et al., (2019), this system is a platform were enabling them to connect and stay updated</w:t>
      </w:r>
      <w:r w:rsidR="00463975">
        <w:rPr>
          <w:rFonts w:ascii="Arial" w:hAnsi="Arial" w:cs="Arial"/>
        </w:rPr>
        <w:t>.</w:t>
      </w:r>
    </w:p>
    <w:p w14:paraId="01356BCE" w14:textId="77777777" w:rsidR="008523ED" w:rsidRPr="00673BA3" w:rsidRDefault="008523ED" w:rsidP="008523ED">
      <w:pPr>
        <w:pStyle w:val="small"/>
        <w:spacing w:before="0" w:beforeAutospacing="0" w:after="0" w:afterAutospacing="0"/>
        <w:ind w:firstLine="720"/>
        <w:jc w:val="both"/>
        <w:textAlignment w:val="baseline"/>
        <w:rPr>
          <w:rFonts w:ascii="Arial" w:hAnsi="Arial" w:cs="Arial"/>
        </w:rPr>
      </w:pPr>
    </w:p>
    <w:p w14:paraId="643F9C53" w14:textId="5A97A2AF"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eastAsia="Times New Roman" w:hAnsi="Arial" w:cs="Arial"/>
          <w:kern w:val="36"/>
          <w:sz w:val="24"/>
          <w:szCs w:val="24"/>
        </w:rPr>
        <w:t xml:space="preserve">According Sadi, S., </w:t>
      </w:r>
      <w:proofErr w:type="spellStart"/>
      <w:r w:rsidRPr="00673BA3">
        <w:rPr>
          <w:rFonts w:ascii="Arial" w:eastAsia="Times New Roman" w:hAnsi="Arial" w:cs="Arial"/>
          <w:kern w:val="36"/>
          <w:sz w:val="24"/>
          <w:szCs w:val="24"/>
        </w:rPr>
        <w:t>Rachmawati</w:t>
      </w:r>
      <w:proofErr w:type="spellEnd"/>
      <w:r w:rsidRPr="00673BA3">
        <w:rPr>
          <w:rFonts w:ascii="Arial" w:eastAsia="Times New Roman" w:hAnsi="Arial" w:cs="Arial"/>
          <w:kern w:val="36"/>
          <w:sz w:val="24"/>
          <w:szCs w:val="24"/>
        </w:rPr>
        <w:t xml:space="preserve">, D. L., &amp; </w:t>
      </w:r>
      <w:proofErr w:type="spellStart"/>
      <w:r w:rsidRPr="00673BA3">
        <w:rPr>
          <w:rFonts w:ascii="Arial" w:eastAsia="Times New Roman" w:hAnsi="Arial" w:cs="Arial"/>
          <w:kern w:val="36"/>
          <w:sz w:val="24"/>
          <w:szCs w:val="24"/>
        </w:rPr>
        <w:t>Khannan</w:t>
      </w:r>
      <w:proofErr w:type="spellEnd"/>
      <w:r w:rsidRPr="00673BA3">
        <w:rPr>
          <w:rFonts w:ascii="Arial" w:eastAsia="Times New Roman" w:hAnsi="Arial" w:cs="Arial"/>
          <w:kern w:val="36"/>
          <w:sz w:val="24"/>
          <w:szCs w:val="24"/>
        </w:rPr>
        <w:t>, M. S. A. (2015).</w:t>
      </w:r>
      <w:r w:rsidRPr="00673BA3">
        <w:rPr>
          <w:rFonts w:ascii="Arial" w:hAnsi="Arial" w:cs="Arial"/>
          <w:sz w:val="24"/>
          <w:szCs w:val="24"/>
          <w:shd w:val="clear" w:color="auto" w:fill="FFFFFF"/>
        </w:rPr>
        <w:t xml:space="preserve"> the development of the technology has become increasingly rapid with almost everyone currently having a handphone. With the widespread use of Android smartphones, presenting an opportunity for institutional development especially in tracking alumni. To address this,</w:t>
      </w:r>
      <w:r w:rsidRPr="00673BA3">
        <w:rPr>
          <w:rStyle w:val="personname"/>
          <w:rFonts w:ascii="Arial" w:hAnsi="Arial" w:cs="Arial"/>
          <w:sz w:val="24"/>
          <w:szCs w:val="24"/>
          <w:shd w:val="clear" w:color="auto" w:fill="FFFFFF"/>
        </w:rPr>
        <w:t xml:space="preserve"> Sadi, S., </w:t>
      </w:r>
      <w:proofErr w:type="spellStart"/>
      <w:r w:rsidRPr="00673BA3">
        <w:rPr>
          <w:rStyle w:val="personname"/>
          <w:rFonts w:ascii="Arial" w:hAnsi="Arial" w:cs="Arial"/>
          <w:sz w:val="24"/>
          <w:szCs w:val="24"/>
          <w:shd w:val="clear" w:color="auto" w:fill="FFFFFF"/>
        </w:rPr>
        <w:t>Rachmawati</w:t>
      </w:r>
      <w:proofErr w:type="spellEnd"/>
      <w:r w:rsidRPr="00673BA3">
        <w:rPr>
          <w:rStyle w:val="personname"/>
          <w:rFonts w:ascii="Arial" w:hAnsi="Arial" w:cs="Arial"/>
          <w:sz w:val="24"/>
          <w:szCs w:val="24"/>
          <w:shd w:val="clear" w:color="auto" w:fill="FFFFFF"/>
        </w:rPr>
        <w:t xml:space="preserve">, D. L., &amp; </w:t>
      </w:r>
      <w:proofErr w:type="spellStart"/>
      <w:r w:rsidRPr="00673BA3">
        <w:rPr>
          <w:rStyle w:val="personname"/>
          <w:rFonts w:ascii="Arial" w:hAnsi="Arial" w:cs="Arial"/>
          <w:sz w:val="24"/>
          <w:szCs w:val="24"/>
          <w:shd w:val="clear" w:color="auto" w:fill="FFFFFF"/>
        </w:rPr>
        <w:t>Khannan</w:t>
      </w:r>
      <w:proofErr w:type="spellEnd"/>
      <w:r w:rsidRPr="00673BA3">
        <w:rPr>
          <w:rStyle w:val="personname"/>
          <w:rFonts w:ascii="Arial" w:hAnsi="Arial" w:cs="Arial"/>
          <w:sz w:val="24"/>
          <w:szCs w:val="24"/>
          <w:shd w:val="clear" w:color="auto" w:fill="FFFFFF"/>
        </w:rPr>
        <w:t>, M. S. A. (2015)</w:t>
      </w:r>
      <w:r w:rsidRPr="00673BA3">
        <w:rPr>
          <w:rFonts w:ascii="Arial" w:hAnsi="Arial" w:cs="Arial"/>
          <w:sz w:val="24"/>
          <w:szCs w:val="24"/>
          <w:shd w:val="clear" w:color="auto" w:fill="FFFFFF"/>
        </w:rPr>
        <w:t xml:space="preserve">, developed an Android app to track alumni includes maintaining updated contact information, tracking career progress, and facilitating communication between alumni and the institution. This system is similar to the </w:t>
      </w:r>
      <w:r w:rsidR="00463975">
        <w:rPr>
          <w:rFonts w:ascii="Arial" w:hAnsi="Arial" w:cs="Arial"/>
          <w:sz w:val="24"/>
          <w:szCs w:val="24"/>
          <w:shd w:val="clear" w:color="auto" w:fill="FFFFFF"/>
        </w:rPr>
        <w:t>researchers’</w:t>
      </w:r>
      <w:r w:rsidRPr="00673BA3">
        <w:rPr>
          <w:rFonts w:ascii="Arial" w:hAnsi="Arial" w:cs="Arial"/>
          <w:sz w:val="24"/>
          <w:szCs w:val="24"/>
          <w:shd w:val="clear" w:color="auto" w:fill="FFFFFF"/>
        </w:rPr>
        <w:t xml:space="preserve"> system </w:t>
      </w:r>
      <w:r w:rsidR="00463975">
        <w:rPr>
          <w:rFonts w:ascii="Arial" w:hAnsi="Arial" w:cs="Arial"/>
          <w:sz w:val="24"/>
          <w:szCs w:val="24"/>
          <w:shd w:val="clear" w:color="auto" w:fill="FFFFFF"/>
        </w:rPr>
        <w:t xml:space="preserve">which is </w:t>
      </w:r>
      <w:r w:rsidRPr="00673BA3">
        <w:rPr>
          <w:rFonts w:ascii="Arial" w:hAnsi="Arial" w:cs="Arial"/>
          <w:sz w:val="24"/>
          <w:szCs w:val="24"/>
          <w:shd w:val="clear" w:color="auto" w:fill="FFFFFF"/>
        </w:rPr>
        <w:t>to track former students and enhance institution's ability to stay connected with its graduates and supports alumni networking</w:t>
      </w:r>
      <w:r w:rsidR="00463975">
        <w:rPr>
          <w:rFonts w:ascii="Arial" w:hAnsi="Arial" w:cs="Arial"/>
          <w:sz w:val="24"/>
          <w:szCs w:val="24"/>
          <w:shd w:val="clear" w:color="auto" w:fill="FFFFFF"/>
        </w:rPr>
        <w:t xml:space="preserve"> with career services</w:t>
      </w:r>
      <w:r w:rsidR="000D14FE">
        <w:rPr>
          <w:rFonts w:ascii="Arial" w:hAnsi="Arial" w:cs="Arial"/>
          <w:sz w:val="24"/>
          <w:szCs w:val="24"/>
          <w:shd w:val="clear" w:color="auto" w:fill="FFFFFF"/>
        </w:rPr>
        <w:t xml:space="preserve"> using technology.</w:t>
      </w:r>
    </w:p>
    <w:p w14:paraId="520D21D1" w14:textId="77777777" w:rsidR="006C5949" w:rsidRPr="00673BA3" w:rsidRDefault="006C5949" w:rsidP="00AB70C9">
      <w:pPr>
        <w:spacing w:after="0" w:line="240" w:lineRule="auto"/>
        <w:ind w:firstLine="720"/>
        <w:jc w:val="both"/>
        <w:rPr>
          <w:rFonts w:ascii="Arial" w:hAnsi="Arial" w:cs="Arial"/>
          <w:b/>
          <w:bCs/>
          <w:sz w:val="24"/>
          <w:szCs w:val="24"/>
        </w:rPr>
      </w:pPr>
    </w:p>
    <w:p w14:paraId="29E09785" w14:textId="383CAAD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the </w:t>
      </w:r>
      <w:proofErr w:type="spellStart"/>
      <w:r w:rsidRPr="00673BA3">
        <w:rPr>
          <w:rFonts w:ascii="Arial" w:hAnsi="Arial" w:cs="Arial"/>
          <w:sz w:val="24"/>
          <w:szCs w:val="24"/>
        </w:rPr>
        <w:t>Miftahul</w:t>
      </w:r>
      <w:proofErr w:type="spellEnd"/>
      <w:r w:rsidRPr="00673BA3">
        <w:rPr>
          <w:rFonts w:ascii="Arial" w:hAnsi="Arial" w:cs="Arial"/>
          <w:sz w:val="24"/>
          <w:szCs w:val="24"/>
        </w:rPr>
        <w:t xml:space="preserve"> Khair (2016), this system efficiently collects and organizes alumni data, facilitating better information dissemination to alumni, current students, and faculty members. It serves as a communication, providing useful information to its users and tracking the career progress and employment status of alumni. Similarly, Sucipto, S., </w:t>
      </w:r>
      <w:r w:rsidR="00813EF5" w:rsidRPr="00673BA3">
        <w:rPr>
          <w:rFonts w:ascii="Arial" w:hAnsi="Arial" w:cs="Arial"/>
          <w:sz w:val="24"/>
          <w:szCs w:val="24"/>
        </w:rPr>
        <w:t>et al</w:t>
      </w:r>
      <w:r w:rsidRPr="00673BA3">
        <w:rPr>
          <w:rFonts w:ascii="Arial" w:hAnsi="Arial" w:cs="Arial"/>
          <w:sz w:val="24"/>
          <w:szCs w:val="24"/>
        </w:rPr>
        <w:t xml:space="preserve"> (2020), the system collects data, </w:t>
      </w:r>
      <w:r w:rsidRPr="00673BA3">
        <w:rPr>
          <w:rFonts w:ascii="Arial" w:hAnsi="Arial" w:cs="Arial"/>
          <w:sz w:val="24"/>
          <w:szCs w:val="24"/>
        </w:rPr>
        <w:lastRenderedPageBreak/>
        <w:t xml:space="preserve">accessibility, communication, usability, and overall performance in assessing alumni achievements in Vocational Schools in Kediri. In relation, the proponent system aims to improves communication between schools and alumni. By collecting the data on graduates according to of </w:t>
      </w:r>
      <w:r w:rsidRPr="00673BA3">
        <w:rPr>
          <w:rFonts w:ascii="Arial" w:hAnsi="Arial" w:cs="Arial"/>
          <w:sz w:val="24"/>
          <w:szCs w:val="24"/>
          <w:bdr w:val="none" w:sz="0" w:space="0" w:color="auto" w:frame="1"/>
        </w:rPr>
        <w:t xml:space="preserve">P W </w:t>
      </w:r>
      <w:proofErr w:type="spellStart"/>
      <w:r w:rsidRPr="00673BA3">
        <w:rPr>
          <w:rFonts w:ascii="Arial" w:hAnsi="Arial" w:cs="Arial"/>
          <w:sz w:val="24"/>
          <w:szCs w:val="24"/>
          <w:bdr w:val="none" w:sz="0" w:space="0" w:color="auto" w:frame="1"/>
        </w:rPr>
        <w:t>Yunanto</w:t>
      </w:r>
      <w:proofErr w:type="spellEnd"/>
      <w:r w:rsidRPr="00673BA3">
        <w:rPr>
          <w:rFonts w:ascii="Arial" w:hAnsi="Arial" w:cs="Arial"/>
          <w:sz w:val="24"/>
          <w:szCs w:val="24"/>
          <w:bdr w:val="none" w:sz="0" w:space="0" w:color="auto" w:frame="1"/>
        </w:rPr>
        <w:t> </w:t>
      </w:r>
      <w:r w:rsidRPr="00673BA3">
        <w:rPr>
          <w:rStyle w:val="Emphasis"/>
          <w:rFonts w:ascii="Arial" w:hAnsi="Arial" w:cs="Arial"/>
          <w:sz w:val="24"/>
          <w:szCs w:val="24"/>
          <w:bdr w:val="none" w:sz="0" w:space="0" w:color="auto" w:frame="1"/>
        </w:rPr>
        <w:t>et al</w:t>
      </w:r>
      <w:r w:rsidRPr="00673BA3">
        <w:rPr>
          <w:rFonts w:ascii="Arial" w:hAnsi="Arial" w:cs="Arial"/>
          <w:sz w:val="24"/>
          <w:szCs w:val="24"/>
          <w:bdr w:val="none" w:sz="0" w:space="0" w:color="auto" w:frame="1"/>
        </w:rPr>
        <w:t> (2021)</w:t>
      </w:r>
      <w:r w:rsidRPr="00673BA3">
        <w:rPr>
          <w:rFonts w:ascii="Arial" w:hAnsi="Arial" w:cs="Arial"/>
          <w:sz w:val="24"/>
          <w:szCs w:val="24"/>
        </w:rPr>
        <w:t>, the system provides valuable feedback for improving the education process, curriculum and student activities, improving the quality of graduates and enhancing the education process. Additionally, making it more effective to track alumni and monitor the achievements and progress of the graduates.</w:t>
      </w:r>
    </w:p>
    <w:p w14:paraId="2D494988" w14:textId="77777777" w:rsidR="00021515" w:rsidRPr="00673BA3" w:rsidRDefault="00021515" w:rsidP="00AB70C9">
      <w:pPr>
        <w:pStyle w:val="small"/>
        <w:spacing w:before="0" w:beforeAutospacing="0" w:after="0" w:afterAutospacing="0"/>
        <w:jc w:val="both"/>
        <w:textAlignment w:val="baseline"/>
        <w:rPr>
          <w:rFonts w:ascii="Arial" w:hAnsi="Arial" w:cs="Arial"/>
          <w:b/>
          <w:bCs/>
        </w:rPr>
      </w:pPr>
    </w:p>
    <w:p w14:paraId="6F96BD3F" w14:textId="6BE7FFBF" w:rsidR="00021515" w:rsidRPr="00673BA3" w:rsidRDefault="00021515" w:rsidP="00813EF5">
      <w:pPr>
        <w:pStyle w:val="small"/>
        <w:spacing w:before="0" w:beforeAutospacing="0" w:after="0" w:afterAutospacing="0" w:line="480" w:lineRule="auto"/>
        <w:ind w:firstLine="720"/>
        <w:jc w:val="both"/>
        <w:textAlignment w:val="baseline"/>
        <w:rPr>
          <w:rFonts w:ascii="Arial" w:hAnsi="Arial" w:cs="Arial"/>
        </w:rPr>
      </w:pPr>
      <w:r w:rsidRPr="00673BA3">
        <w:rPr>
          <w:rFonts w:ascii="Arial" w:hAnsi="Arial" w:cs="Arial"/>
          <w:shd w:val="clear" w:color="auto" w:fill="FFFFFF"/>
        </w:rPr>
        <w:t>According to P. Kumar, S. Swetha and M. Sundari</w:t>
      </w:r>
      <w:r w:rsidR="005F75F3" w:rsidRPr="00673BA3">
        <w:rPr>
          <w:rFonts w:ascii="Arial" w:hAnsi="Arial" w:cs="Arial"/>
          <w:shd w:val="clear" w:color="auto" w:fill="FFFFFF"/>
        </w:rPr>
        <w:t xml:space="preserve"> </w:t>
      </w:r>
      <w:r w:rsidRPr="00673BA3">
        <w:rPr>
          <w:rFonts w:ascii="Arial" w:hAnsi="Arial" w:cs="Arial"/>
          <w:i/>
          <w:iCs/>
          <w:shd w:val="clear" w:color="auto" w:fill="FFFFFF"/>
        </w:rPr>
        <w:t>(</w:t>
      </w:r>
      <w:r w:rsidRPr="00673BA3">
        <w:rPr>
          <w:rStyle w:val="Emphasis"/>
          <w:rFonts w:ascii="Arial" w:hAnsi="Arial" w:cs="Arial"/>
          <w:i w:val="0"/>
          <w:iCs w:val="0"/>
          <w:shd w:val="clear" w:color="auto" w:fill="FFFFFF"/>
        </w:rPr>
        <w:t>2023),</w:t>
      </w:r>
      <w:r w:rsidRPr="00673BA3">
        <w:rPr>
          <w:rStyle w:val="Emphasis"/>
          <w:rFonts w:ascii="Arial" w:hAnsi="Arial" w:cs="Arial"/>
          <w:shd w:val="clear" w:color="auto" w:fill="FFFFFF"/>
        </w:rPr>
        <w:t xml:space="preserve"> </w:t>
      </w:r>
      <w:r w:rsidRPr="00673BA3">
        <w:rPr>
          <w:rStyle w:val="Emphasis"/>
          <w:rFonts w:ascii="Arial" w:hAnsi="Arial" w:cs="Arial"/>
          <w:i w:val="0"/>
          <w:iCs w:val="0"/>
          <w:shd w:val="clear" w:color="auto" w:fill="FFFFFF"/>
        </w:rPr>
        <w:t>the</w:t>
      </w:r>
      <w:r w:rsidRPr="00673BA3">
        <w:rPr>
          <w:rStyle w:val="Emphasis"/>
          <w:rFonts w:ascii="Arial" w:hAnsi="Arial" w:cs="Arial"/>
          <w:shd w:val="clear" w:color="auto" w:fill="FFFFFF"/>
        </w:rPr>
        <w:t xml:space="preserve"> </w:t>
      </w:r>
      <w:r w:rsidRPr="00673BA3">
        <w:rPr>
          <w:rFonts w:ascii="Arial" w:hAnsi="Arial" w:cs="Arial"/>
        </w:rPr>
        <w:t>Secured Web-based Alumni Network and Information Systems</w:t>
      </w:r>
      <w:r w:rsidRPr="00673BA3">
        <w:rPr>
          <w:rFonts w:ascii="Arial" w:hAnsi="Arial" w:cs="Arial"/>
          <w:shd w:val="clear" w:color="auto" w:fill="FFFFFF"/>
        </w:rPr>
        <w:t xml:space="preserve"> focus on facilitating communication, providing opportunities for career advancement, fostering mentorship, and ensuring security. The system aimed to strengthens the relationship between the college and its alumni while benefiting current students.</w:t>
      </w:r>
      <w:r w:rsidRPr="00673BA3">
        <w:rPr>
          <w:rFonts w:ascii="Arial" w:hAnsi="Arial" w:cs="Arial"/>
        </w:rPr>
        <w:t xml:space="preserve"> This system recognizes the value of keeping in touch with graduates that focus on communication and engagement through an online application. In relation to the </w:t>
      </w:r>
      <w:r w:rsidR="00035E2D">
        <w:rPr>
          <w:rFonts w:ascii="Arial" w:hAnsi="Arial" w:cs="Arial"/>
        </w:rPr>
        <w:t xml:space="preserve">researchers’ </w:t>
      </w:r>
      <w:r w:rsidRPr="00673BA3">
        <w:rPr>
          <w:rFonts w:ascii="Arial" w:hAnsi="Arial" w:cs="Arial"/>
        </w:rPr>
        <w:t>system aims to maintain a connection</w:t>
      </w:r>
      <w:r w:rsidR="00035E2D">
        <w:rPr>
          <w:rFonts w:ascii="Arial" w:hAnsi="Arial" w:cs="Arial"/>
        </w:rPr>
        <w:t xml:space="preserve"> </w:t>
      </w:r>
      <w:r w:rsidRPr="00673BA3">
        <w:rPr>
          <w:rFonts w:ascii="Arial" w:hAnsi="Arial" w:cs="Arial"/>
        </w:rPr>
        <w:t xml:space="preserve">to communicate alumni, </w:t>
      </w:r>
      <w:r w:rsidR="00035E2D">
        <w:rPr>
          <w:rFonts w:ascii="Arial" w:hAnsi="Arial" w:cs="Arial"/>
        </w:rPr>
        <w:t>and providing opportunities for career advancement.</w:t>
      </w:r>
    </w:p>
    <w:p w14:paraId="04E707BC" w14:textId="77777777" w:rsidR="00021515" w:rsidRPr="00673BA3" w:rsidRDefault="00021515" w:rsidP="00AB70C9">
      <w:pPr>
        <w:spacing w:after="0" w:line="240" w:lineRule="auto"/>
        <w:jc w:val="both"/>
        <w:rPr>
          <w:rFonts w:ascii="Arial" w:hAnsi="Arial" w:cs="Arial"/>
          <w:b/>
          <w:bCs/>
          <w:sz w:val="24"/>
          <w:szCs w:val="24"/>
        </w:rPr>
      </w:pPr>
    </w:p>
    <w:p w14:paraId="72011FC8" w14:textId="52451F65" w:rsidR="00021515" w:rsidRPr="00673BA3" w:rsidRDefault="00021515" w:rsidP="00021515">
      <w:pPr>
        <w:spacing w:after="0" w:line="480" w:lineRule="auto"/>
        <w:ind w:firstLine="720"/>
        <w:jc w:val="both"/>
        <w:rPr>
          <w:rFonts w:ascii="Arial" w:hAnsi="Arial" w:cs="Arial"/>
          <w:sz w:val="24"/>
          <w:szCs w:val="24"/>
          <w:shd w:val="clear" w:color="auto" w:fill="FFFFFF"/>
        </w:rPr>
      </w:pPr>
      <w:bookmarkStart w:id="0" w:name="_Hlk103195426"/>
      <w:r w:rsidRPr="00673BA3">
        <w:rPr>
          <w:rFonts w:ascii="Arial" w:hAnsi="Arial" w:cs="Arial"/>
          <w:sz w:val="24"/>
          <w:szCs w:val="24"/>
        </w:rPr>
        <w:t>According to IJSRD or the International Journal for Scientific Research &amp; Development (2015)</w:t>
      </w:r>
      <w:bookmarkEnd w:id="0"/>
      <w:r w:rsidRPr="00673BA3">
        <w:rPr>
          <w:rFonts w:ascii="Arial" w:hAnsi="Arial" w:cs="Arial"/>
          <w:sz w:val="24"/>
          <w:szCs w:val="24"/>
        </w:rPr>
        <w:t xml:space="preserve">, </w:t>
      </w:r>
      <w:r w:rsidRPr="00673BA3">
        <w:rPr>
          <w:rFonts w:ascii="Arial" w:hAnsi="Arial" w:cs="Arial"/>
          <w:sz w:val="24"/>
          <w:szCs w:val="24"/>
          <w:shd w:val="clear" w:color="auto" w:fill="FFFFFF"/>
        </w:rPr>
        <w:t xml:space="preserve">the student alumni system </w:t>
      </w:r>
      <w:r w:rsidRPr="00673BA3">
        <w:rPr>
          <w:rFonts w:ascii="Arial" w:hAnsi="Arial" w:cs="Arial"/>
          <w:sz w:val="24"/>
          <w:szCs w:val="24"/>
        </w:rPr>
        <w:t xml:space="preserve">provides the way in which alumni </w:t>
      </w:r>
      <w:r w:rsidRPr="00673BA3">
        <w:rPr>
          <w:rFonts w:ascii="Arial" w:hAnsi="Arial" w:cs="Arial"/>
          <w:sz w:val="24"/>
          <w:szCs w:val="24"/>
        </w:rPr>
        <w:lastRenderedPageBreak/>
        <w:t>can stay connected with school which has been very important part of their memory. It somehow related because SAS will give announces for further opened new avenues of job</w:t>
      </w:r>
      <w:r w:rsidR="00035E2D">
        <w:rPr>
          <w:rFonts w:ascii="Arial" w:hAnsi="Arial" w:cs="Arial"/>
          <w:sz w:val="24"/>
          <w:szCs w:val="24"/>
        </w:rPr>
        <w:t>. This study is a similar of</w:t>
      </w:r>
      <w:r w:rsidRPr="00673BA3">
        <w:rPr>
          <w:rFonts w:ascii="Arial" w:hAnsi="Arial" w:cs="Arial"/>
          <w:sz w:val="24"/>
          <w:szCs w:val="24"/>
        </w:rPr>
        <w:t xml:space="preserve"> the researcher’s system </w:t>
      </w:r>
      <w:r w:rsidR="00035E2D">
        <w:rPr>
          <w:rFonts w:ascii="Arial" w:hAnsi="Arial" w:cs="Arial"/>
          <w:sz w:val="24"/>
          <w:szCs w:val="24"/>
        </w:rPr>
        <w:t xml:space="preserve">which </w:t>
      </w:r>
      <w:r w:rsidR="000D14FE">
        <w:rPr>
          <w:rFonts w:ascii="Arial" w:hAnsi="Arial" w:cs="Arial"/>
          <w:sz w:val="24"/>
          <w:szCs w:val="24"/>
        </w:rPr>
        <w:t xml:space="preserve">can also </w:t>
      </w:r>
      <w:r w:rsidRPr="00673BA3">
        <w:rPr>
          <w:rFonts w:ascii="Arial" w:hAnsi="Arial" w:cs="Arial"/>
          <w:sz w:val="24"/>
          <w:szCs w:val="24"/>
        </w:rPr>
        <w:t xml:space="preserve">serves as a platform that gives announcement </w:t>
      </w:r>
      <w:r w:rsidR="000D14FE">
        <w:rPr>
          <w:rFonts w:ascii="Arial" w:hAnsi="Arial" w:cs="Arial"/>
          <w:sz w:val="24"/>
          <w:szCs w:val="24"/>
        </w:rPr>
        <w:t>through group chats and inform graduates.</w:t>
      </w:r>
    </w:p>
    <w:p w14:paraId="381ABCF3" w14:textId="77777777" w:rsidR="0085197D" w:rsidRPr="00673BA3" w:rsidRDefault="0085197D" w:rsidP="008B6152">
      <w:pPr>
        <w:spacing w:after="0" w:line="240" w:lineRule="auto"/>
        <w:jc w:val="both"/>
        <w:rPr>
          <w:rFonts w:ascii="Arial" w:eastAsia="Times New Roman" w:hAnsi="Arial" w:cs="Arial"/>
          <w:sz w:val="24"/>
          <w:szCs w:val="24"/>
        </w:rPr>
      </w:pPr>
    </w:p>
    <w:p w14:paraId="5B490C66" w14:textId="3FC96E92" w:rsidR="006C5949" w:rsidRPr="00673BA3" w:rsidRDefault="006C5949" w:rsidP="008B6152">
      <w:pPr>
        <w:spacing w:after="0" w:line="480" w:lineRule="auto"/>
        <w:jc w:val="both"/>
        <w:rPr>
          <w:rFonts w:ascii="Arial" w:eastAsia="Times New Roman" w:hAnsi="Arial" w:cs="Arial"/>
          <w:b/>
          <w:bCs/>
          <w:sz w:val="24"/>
          <w:szCs w:val="24"/>
        </w:rPr>
      </w:pPr>
      <w:r w:rsidRPr="00673BA3">
        <w:rPr>
          <w:rFonts w:ascii="Arial" w:eastAsia="Times New Roman" w:hAnsi="Arial" w:cs="Arial"/>
          <w:b/>
          <w:bCs/>
          <w:sz w:val="24"/>
          <w:szCs w:val="24"/>
        </w:rPr>
        <w:t>Local System</w:t>
      </w:r>
    </w:p>
    <w:p w14:paraId="757D4AE9" w14:textId="242B2CBD" w:rsidR="00021515" w:rsidRPr="00673BA3" w:rsidRDefault="00021515" w:rsidP="00021515">
      <w:pPr>
        <w:pStyle w:val="NormalWeb"/>
        <w:shd w:val="clear" w:color="auto" w:fill="FFFFFF"/>
        <w:spacing w:before="0" w:beforeAutospacing="0" w:after="0" w:afterAutospacing="0" w:line="480" w:lineRule="auto"/>
        <w:ind w:firstLine="720"/>
        <w:jc w:val="both"/>
        <w:textAlignment w:val="baseline"/>
        <w:rPr>
          <w:rFonts w:ascii="Arial" w:hAnsi="Arial" w:cs="Arial"/>
          <w:shd w:val="clear" w:color="auto" w:fill="FFFFFF"/>
        </w:rPr>
      </w:pPr>
      <w:r w:rsidRPr="00673BA3">
        <w:rPr>
          <w:rFonts w:ascii="Arial" w:eastAsia="SimSun" w:hAnsi="Arial" w:cs="Arial"/>
          <w:shd w:val="clear" w:color="auto" w:fill="FFFFFF"/>
        </w:rPr>
        <w:t xml:space="preserve">According to </w:t>
      </w:r>
      <w:proofErr w:type="spellStart"/>
      <w:r w:rsidRPr="00673BA3">
        <w:rPr>
          <w:rFonts w:ascii="Arial" w:eastAsia="SimSun" w:hAnsi="Arial" w:cs="Arial"/>
          <w:shd w:val="clear" w:color="auto" w:fill="FFFFFF"/>
        </w:rPr>
        <w:t>Aramil</w:t>
      </w:r>
      <w:proofErr w:type="spellEnd"/>
      <w:r w:rsidRPr="00673BA3">
        <w:rPr>
          <w:rFonts w:ascii="Arial" w:eastAsia="SimSun" w:hAnsi="Arial" w:cs="Arial"/>
          <w:shd w:val="clear" w:color="auto" w:fill="FFFFFF"/>
        </w:rPr>
        <w:t xml:space="preserve">, J. A., et al., (2015), </w:t>
      </w:r>
      <w:r w:rsidRPr="00673BA3">
        <w:rPr>
          <w:rFonts w:ascii="Arial" w:hAnsi="Arial" w:cs="Arial"/>
          <w:shd w:val="clear" w:color="auto" w:fill="FFFFFF"/>
        </w:rPr>
        <w:t>the research developed a web application to help the alumni officer resolve the tedious and time-consuming method of managing and retrieving alumni data and to provide affiliate companies a means of disseminating job opening information to Letran alumni applicants. In relation to the development of alumni tra</w:t>
      </w:r>
      <w:r w:rsidR="000D14FE">
        <w:rPr>
          <w:rFonts w:ascii="Arial" w:hAnsi="Arial" w:cs="Arial"/>
          <w:shd w:val="clear" w:color="auto" w:fill="FFFFFF"/>
        </w:rPr>
        <w:t xml:space="preserve">cking </w:t>
      </w:r>
      <w:r w:rsidRPr="00673BA3">
        <w:rPr>
          <w:rFonts w:ascii="Arial" w:hAnsi="Arial" w:cs="Arial"/>
          <w:shd w:val="clear" w:color="auto" w:fill="FFFFFF"/>
        </w:rPr>
        <w:t xml:space="preserve">system </w:t>
      </w:r>
      <w:r w:rsidRPr="00673BA3">
        <w:rPr>
          <w:rFonts w:ascii="Arial" w:hAnsi="Arial" w:cs="Arial"/>
        </w:rPr>
        <w:t>is to lessen the burdened of school faculties in tracing the alumni whereabouts and employment status. It manages alumni information to easily track alumni data.</w:t>
      </w:r>
      <w:r w:rsidR="002E4C4A">
        <w:rPr>
          <w:rFonts w:ascii="Arial" w:hAnsi="Arial" w:cs="Arial"/>
        </w:rPr>
        <w:t xml:space="preserve"> Additionally, the system provides </w:t>
      </w:r>
      <w:r w:rsidR="000D14FE">
        <w:rPr>
          <w:rFonts w:ascii="Arial" w:hAnsi="Arial" w:cs="Arial"/>
        </w:rPr>
        <w:t>employment opportunities</w:t>
      </w:r>
      <w:r w:rsidR="002E4C4A">
        <w:rPr>
          <w:rFonts w:ascii="Arial" w:hAnsi="Arial" w:cs="Arial"/>
        </w:rPr>
        <w:t xml:space="preserve"> information for those job seekers.</w:t>
      </w:r>
    </w:p>
    <w:p w14:paraId="62AFB9BD" w14:textId="77777777" w:rsidR="00021515" w:rsidRPr="00673BA3" w:rsidRDefault="00021515" w:rsidP="00AB70C9">
      <w:pPr>
        <w:spacing w:after="0" w:line="240" w:lineRule="auto"/>
        <w:ind w:firstLine="720"/>
        <w:jc w:val="both"/>
        <w:rPr>
          <w:rFonts w:ascii="Arial" w:hAnsi="Arial" w:cs="Arial"/>
          <w:b/>
          <w:bCs/>
          <w:sz w:val="24"/>
          <w:szCs w:val="24"/>
        </w:rPr>
      </w:pPr>
    </w:p>
    <w:p w14:paraId="0A75737C" w14:textId="3647016D"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 xml:space="preserve">According to </w:t>
      </w:r>
      <w:proofErr w:type="spellStart"/>
      <w:r w:rsidRPr="00673BA3">
        <w:rPr>
          <w:rFonts w:ascii="Arial" w:hAnsi="Arial" w:cs="Arial"/>
          <w:sz w:val="24"/>
          <w:szCs w:val="24"/>
        </w:rPr>
        <w:t>Arbaja</w:t>
      </w:r>
      <w:proofErr w:type="spellEnd"/>
      <w:r w:rsidRPr="00673BA3">
        <w:rPr>
          <w:rFonts w:ascii="Arial" w:hAnsi="Arial" w:cs="Arial"/>
          <w:sz w:val="24"/>
          <w:szCs w:val="24"/>
        </w:rPr>
        <w:t xml:space="preserve">, J. S., Sarmiento, J. R., &amp; </w:t>
      </w:r>
      <w:proofErr w:type="spellStart"/>
      <w:r w:rsidRPr="00673BA3">
        <w:rPr>
          <w:rFonts w:ascii="Arial" w:hAnsi="Arial" w:cs="Arial"/>
          <w:sz w:val="24"/>
          <w:szCs w:val="24"/>
        </w:rPr>
        <w:t>Bausa</w:t>
      </w:r>
      <w:proofErr w:type="spellEnd"/>
      <w:r w:rsidRPr="00673BA3">
        <w:rPr>
          <w:rFonts w:ascii="Arial" w:hAnsi="Arial" w:cs="Arial"/>
          <w:sz w:val="24"/>
          <w:szCs w:val="24"/>
        </w:rPr>
        <w:t xml:space="preserve">, M. E. (2023), this system helps the institution effectively track, manage, and analyze alumni data, ultimately contributing to better educational strategies and outcomes. To trace the ACI alumni employment status, work alignment, and job whereabouts, as well as collect a high rate of data collection from the alumni utilizing an internet-based </w:t>
      </w:r>
      <w:r w:rsidRPr="00673BA3">
        <w:rPr>
          <w:rFonts w:ascii="Arial" w:hAnsi="Arial" w:cs="Arial"/>
          <w:sz w:val="24"/>
          <w:szCs w:val="24"/>
        </w:rPr>
        <w:lastRenderedPageBreak/>
        <w:t xml:space="preserve">system for alumni records. </w:t>
      </w:r>
      <w:r w:rsidRPr="00673BA3">
        <w:rPr>
          <w:rFonts w:ascii="Arial" w:eastAsia="Times New Roman" w:hAnsi="Arial" w:cs="Arial"/>
          <w:sz w:val="24"/>
          <w:szCs w:val="24"/>
        </w:rPr>
        <w:t>In relation, the proponent system can facilitate tracking of alumni employment status, collect and manage information</w:t>
      </w:r>
      <w:r w:rsidR="002E4C4A">
        <w:rPr>
          <w:rFonts w:ascii="Arial" w:eastAsia="Times New Roman" w:hAnsi="Arial" w:cs="Arial"/>
          <w:sz w:val="24"/>
          <w:szCs w:val="24"/>
        </w:rPr>
        <w:t>.</w:t>
      </w:r>
    </w:p>
    <w:p w14:paraId="56DC1E22"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557CE022" w14:textId="019070D8" w:rsidR="00021515" w:rsidRPr="00673BA3" w:rsidRDefault="00021515" w:rsidP="00021515">
      <w:pPr>
        <w:spacing w:after="0" w:line="480" w:lineRule="auto"/>
        <w:ind w:firstLine="720"/>
        <w:jc w:val="both"/>
        <w:rPr>
          <w:rFonts w:ascii="Arial" w:hAnsi="Arial" w:cs="Arial"/>
          <w:sz w:val="24"/>
          <w:szCs w:val="24"/>
        </w:rPr>
      </w:pPr>
      <w:r w:rsidRPr="00673BA3">
        <w:rPr>
          <w:rFonts w:ascii="Arial" w:hAnsi="Arial" w:cs="Arial"/>
          <w:sz w:val="24"/>
          <w:szCs w:val="24"/>
        </w:rPr>
        <w:t>According to Jenny Rose V. Wenceslao (2022), the App-based Alumni Tracer System with Statistical Support was specifically developed for the purpose of bridging the gap between alumni and the schools with the use of a computer-based solution employing web and mobile technologies. This system is for maintaining communication and monitoring alumni status. It gathers and manages alumni data through web and mobile interfaces. It related to the researchers’ system because it maintains connection of the graduates and its school institutions, manage alumni information, and monitor employment status. By the development of alumni trac</w:t>
      </w:r>
      <w:r w:rsidR="002E4C4A">
        <w:rPr>
          <w:rFonts w:ascii="Arial" w:hAnsi="Arial" w:cs="Arial"/>
          <w:sz w:val="24"/>
          <w:szCs w:val="24"/>
        </w:rPr>
        <w:t xml:space="preserve">king </w:t>
      </w:r>
      <w:r w:rsidRPr="00673BA3">
        <w:rPr>
          <w:rFonts w:ascii="Arial" w:hAnsi="Arial" w:cs="Arial"/>
          <w:sz w:val="24"/>
          <w:szCs w:val="24"/>
        </w:rPr>
        <w:t>system</w:t>
      </w:r>
      <w:r w:rsidR="000D14FE">
        <w:rPr>
          <w:rFonts w:ascii="Arial" w:hAnsi="Arial" w:cs="Arial"/>
          <w:sz w:val="24"/>
          <w:szCs w:val="24"/>
        </w:rPr>
        <w:t xml:space="preserve">, </w:t>
      </w:r>
      <w:r w:rsidRPr="00673BA3">
        <w:rPr>
          <w:rFonts w:ascii="Arial" w:hAnsi="Arial" w:cs="Arial"/>
          <w:sz w:val="24"/>
          <w:szCs w:val="24"/>
        </w:rPr>
        <w:t>the university get a simple way to keep track of the alumni data.</w:t>
      </w:r>
    </w:p>
    <w:p w14:paraId="32AF53C4" w14:textId="77777777" w:rsidR="00021515" w:rsidRPr="00673BA3" w:rsidRDefault="00021515" w:rsidP="00AB70C9">
      <w:pPr>
        <w:spacing w:after="0" w:line="240" w:lineRule="auto"/>
        <w:ind w:firstLine="720"/>
        <w:jc w:val="both"/>
        <w:rPr>
          <w:rFonts w:ascii="Arial" w:eastAsia="Times New Roman" w:hAnsi="Arial" w:cs="Arial"/>
          <w:sz w:val="24"/>
          <w:szCs w:val="24"/>
        </w:rPr>
      </w:pPr>
    </w:p>
    <w:p w14:paraId="0B2D50C3" w14:textId="77777777" w:rsidR="00021515" w:rsidRPr="00673BA3" w:rsidRDefault="00021515" w:rsidP="00021515">
      <w:pPr>
        <w:spacing w:after="0" w:line="480" w:lineRule="auto"/>
        <w:ind w:firstLine="720"/>
        <w:jc w:val="both"/>
        <w:rPr>
          <w:rFonts w:ascii="Arial" w:hAnsi="Arial" w:cs="Arial"/>
          <w:sz w:val="24"/>
          <w:szCs w:val="24"/>
          <w:shd w:val="clear" w:color="auto" w:fill="FFFFFF"/>
        </w:rPr>
      </w:pPr>
      <w:r w:rsidRPr="00673BA3">
        <w:rPr>
          <w:rFonts w:ascii="Arial" w:hAnsi="Arial" w:cs="Arial"/>
          <w:sz w:val="24"/>
          <w:szCs w:val="24"/>
          <w:shd w:val="clear" w:color="auto" w:fill="FFFFFF"/>
        </w:rPr>
        <w:t xml:space="preserve">According to </w:t>
      </w:r>
      <w:proofErr w:type="spellStart"/>
      <w:r w:rsidRPr="00673BA3">
        <w:rPr>
          <w:rFonts w:ascii="Arial" w:hAnsi="Arial" w:cs="Arial"/>
          <w:sz w:val="24"/>
          <w:szCs w:val="24"/>
          <w:shd w:val="clear" w:color="auto" w:fill="FFFFFF"/>
        </w:rPr>
        <w:t>Etcuban</w:t>
      </w:r>
      <w:proofErr w:type="spellEnd"/>
      <w:r w:rsidRPr="00673BA3">
        <w:rPr>
          <w:rFonts w:ascii="Arial" w:hAnsi="Arial" w:cs="Arial"/>
          <w:sz w:val="24"/>
          <w:szCs w:val="24"/>
          <w:shd w:val="clear" w:color="auto" w:fill="FFFFFF"/>
        </w:rPr>
        <w:t xml:space="preserve">, J. O. &amp; Durano, D. S. (2015), databases for alumni are vital to every learning institution. The data and information are needed by the school to communicate, verify, archive and research the alumni. The study aimed to design and develop an alumni database of the University of Cebu that would provide solutions to problems in tracing alumni. The proposed system would enable users to register as well as generate information for the purpose of tracing the whereabouts of the alumni. This system managing alumni information and </w:t>
      </w:r>
      <w:r w:rsidRPr="00673BA3">
        <w:rPr>
          <w:rFonts w:ascii="Arial" w:hAnsi="Arial" w:cs="Arial"/>
          <w:sz w:val="24"/>
          <w:szCs w:val="24"/>
          <w:shd w:val="clear" w:color="auto" w:fill="FFFFFF"/>
        </w:rPr>
        <w:lastRenderedPageBreak/>
        <w:t>facilitating communication and engagement between the university and its alumni. In relation of the proponent system aims to keep in touch with the graduates, manage relationships, gather necessary information and keep the records to aid administrator or the school faculty trace the employability and determine how effectively instructions in the college are, through the achievements of its graduates.</w:t>
      </w:r>
    </w:p>
    <w:p w14:paraId="4B3F37DA" w14:textId="77777777" w:rsidR="00F774DE" w:rsidRPr="00673BA3" w:rsidRDefault="00F774DE" w:rsidP="00AB70C9">
      <w:pPr>
        <w:spacing w:after="0" w:line="240" w:lineRule="auto"/>
        <w:ind w:firstLine="720"/>
        <w:jc w:val="both"/>
        <w:rPr>
          <w:rFonts w:ascii="Arial" w:hAnsi="Arial" w:cs="Arial"/>
          <w:sz w:val="24"/>
          <w:szCs w:val="24"/>
          <w:shd w:val="clear" w:color="auto" w:fill="FFFFFF"/>
        </w:rPr>
      </w:pPr>
    </w:p>
    <w:p w14:paraId="67B44E73" w14:textId="5E15A81D" w:rsidR="00021515" w:rsidRPr="00673BA3" w:rsidRDefault="00021515" w:rsidP="002E4C4A">
      <w:pPr>
        <w:pStyle w:val="NormalWeb"/>
        <w:shd w:val="clear" w:color="auto" w:fill="FFFFFF"/>
        <w:spacing w:before="0" w:beforeAutospacing="0" w:after="0" w:afterAutospacing="0" w:line="480" w:lineRule="auto"/>
        <w:ind w:firstLine="720"/>
        <w:jc w:val="both"/>
        <w:textAlignment w:val="baseline"/>
        <w:rPr>
          <w:rFonts w:ascii="Arial" w:hAnsi="Arial" w:cs="Arial"/>
        </w:rPr>
      </w:pPr>
      <w:r w:rsidRPr="00673BA3">
        <w:rPr>
          <w:rFonts w:ascii="Arial" w:hAnsi="Arial" w:cs="Arial"/>
        </w:rPr>
        <w:t xml:space="preserve">According to Alegado, L.M (2015), the internet is a powerful tool for connectivity. It has become the avenue for most people to exchange information, knowledge, and apparently, almost everyone is present on the web. This study is a web system designed to help graduates stay in touch and get information within school institutions programs. In relation to the </w:t>
      </w:r>
      <w:r w:rsidR="00FC29A0">
        <w:rPr>
          <w:rFonts w:ascii="Arial" w:hAnsi="Arial" w:cs="Arial"/>
        </w:rPr>
        <w:t>A</w:t>
      </w:r>
      <w:r w:rsidRPr="00673BA3">
        <w:rPr>
          <w:rFonts w:ascii="Arial" w:hAnsi="Arial" w:cs="Arial"/>
        </w:rPr>
        <w:t xml:space="preserve">lumni </w:t>
      </w:r>
      <w:r w:rsidR="002E4C4A">
        <w:rPr>
          <w:rFonts w:ascii="Arial" w:hAnsi="Arial" w:cs="Arial"/>
        </w:rPr>
        <w:t xml:space="preserve">career </w:t>
      </w:r>
      <w:r w:rsidR="00FC29A0">
        <w:rPr>
          <w:rFonts w:ascii="Arial" w:hAnsi="Arial" w:cs="Arial"/>
        </w:rPr>
        <w:t xml:space="preserve">link: A smart tracking system bridging graduates and employment opportunities </w:t>
      </w:r>
      <w:r w:rsidRPr="00673BA3">
        <w:rPr>
          <w:rFonts w:ascii="Arial" w:hAnsi="Arial" w:cs="Arial"/>
        </w:rPr>
        <w:t xml:space="preserve">aims to have a better communication between graduates and institution, to stay connected and </w:t>
      </w:r>
      <w:r w:rsidR="00FC29A0">
        <w:rPr>
          <w:rFonts w:ascii="Arial" w:hAnsi="Arial" w:cs="Arial"/>
        </w:rPr>
        <w:t xml:space="preserve">updated on relevant </w:t>
      </w:r>
      <w:r w:rsidR="000D14FE">
        <w:rPr>
          <w:rFonts w:ascii="Arial" w:hAnsi="Arial" w:cs="Arial"/>
        </w:rPr>
        <w:t>activities of the campus</w:t>
      </w:r>
      <w:r w:rsidR="00FC29A0">
        <w:rPr>
          <w:rFonts w:ascii="Arial" w:hAnsi="Arial" w:cs="Arial"/>
        </w:rPr>
        <w:t>.</w:t>
      </w:r>
    </w:p>
    <w:p w14:paraId="0B327164"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1EEB841B" w14:textId="50DD432D" w:rsidR="00021515" w:rsidRPr="00673BA3" w:rsidRDefault="00021515" w:rsidP="00F774DE">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shd w:val="clear" w:color="auto" w:fill="FFFFFF"/>
        </w:rPr>
        <w:t>According to Jenny May T. Cinco and Raphy A. Dalan, (May 2019)</w:t>
      </w:r>
      <w:r w:rsidRPr="00673BA3">
        <w:rPr>
          <w:rFonts w:ascii="Arial" w:hAnsi="Arial" w:cs="Arial"/>
          <w:sz w:val="24"/>
          <w:szCs w:val="24"/>
        </w:rPr>
        <w:t xml:space="preserve">, the Web-based Alumni Network and Database Information System with Mobile Application system aimed to design, develop and evaluate to facilitate the network of alumni and a database system with the application of web technology and mobile phone. Alumni can build their network in the website or in the mobile apps </w:t>
      </w:r>
      <w:r w:rsidRPr="00673BA3">
        <w:rPr>
          <w:rFonts w:ascii="Arial" w:hAnsi="Arial" w:cs="Arial"/>
          <w:sz w:val="24"/>
          <w:szCs w:val="24"/>
        </w:rPr>
        <w:lastRenderedPageBreak/>
        <w:t xml:space="preserve">in order to develop a network. The information of the alumni will be saved in the database for several purposes. The proponents </w:t>
      </w:r>
      <w:r w:rsidR="00FC29A0">
        <w:rPr>
          <w:rFonts w:ascii="Arial" w:hAnsi="Arial" w:cs="Arial"/>
          <w:sz w:val="24"/>
          <w:szCs w:val="24"/>
        </w:rPr>
        <w:t>used this as a basis of their study</w:t>
      </w:r>
      <w:r w:rsidRPr="00673BA3">
        <w:rPr>
          <w:rFonts w:ascii="Arial" w:hAnsi="Arial" w:cs="Arial"/>
          <w:sz w:val="24"/>
          <w:szCs w:val="24"/>
        </w:rPr>
        <w:t xml:space="preserve"> to implement a system that tracks alumni and effectively connecting in alumni, manage information, and stay updated in every news to enhance alumni engagement.</w:t>
      </w:r>
    </w:p>
    <w:p w14:paraId="4C37BE13" w14:textId="77777777" w:rsidR="00021515" w:rsidRPr="00673BA3" w:rsidRDefault="00021515" w:rsidP="00AB70C9">
      <w:pPr>
        <w:shd w:val="clear" w:color="auto" w:fill="FFFFFF"/>
        <w:spacing w:after="0" w:line="240" w:lineRule="auto"/>
        <w:ind w:firstLine="720"/>
        <w:jc w:val="both"/>
        <w:rPr>
          <w:rFonts w:ascii="Arial" w:hAnsi="Arial" w:cs="Arial"/>
          <w:sz w:val="24"/>
          <w:szCs w:val="24"/>
        </w:rPr>
      </w:pPr>
    </w:p>
    <w:p w14:paraId="37BB37A1" w14:textId="2E7CE8C7" w:rsidR="00FC29A0" w:rsidRPr="00FC29A0" w:rsidRDefault="00021515" w:rsidP="00FC29A0">
      <w:pPr>
        <w:shd w:val="clear" w:color="auto" w:fill="FFFFFF"/>
        <w:spacing w:after="0" w:line="480" w:lineRule="auto"/>
        <w:ind w:firstLine="720"/>
        <w:jc w:val="both"/>
        <w:rPr>
          <w:rFonts w:ascii="Arial" w:hAnsi="Arial" w:cs="Arial"/>
          <w:sz w:val="24"/>
          <w:szCs w:val="24"/>
          <w:bdr w:val="none" w:sz="0" w:space="0" w:color="auto" w:frame="1"/>
          <w:shd w:val="clear" w:color="auto" w:fill="FFFFFF"/>
        </w:rPr>
      </w:pPr>
      <w:r w:rsidRPr="00673BA3">
        <w:rPr>
          <w:rFonts w:ascii="Arial" w:hAnsi="Arial" w:cs="Arial"/>
          <w:sz w:val="24"/>
          <w:szCs w:val="24"/>
        </w:rPr>
        <w:t xml:space="preserve">According to </w:t>
      </w:r>
      <w:hyperlink r:id="rId10" w:history="1">
        <w:r w:rsidRPr="00673BA3">
          <w:rPr>
            <w:rStyle w:val="Hyperlink"/>
            <w:rFonts w:ascii="Arial" w:hAnsi="Arial" w:cs="Arial"/>
            <w:color w:val="auto"/>
            <w:sz w:val="24"/>
            <w:szCs w:val="24"/>
            <w:u w:val="none"/>
            <w:bdr w:val="none" w:sz="0" w:space="0" w:color="auto" w:frame="1"/>
            <w:shd w:val="clear" w:color="auto" w:fill="FFFFFF"/>
          </w:rPr>
          <w:t>Glenn Trinidad</w:t>
        </w:r>
      </w:hyperlink>
      <w:r w:rsidRPr="00673BA3">
        <w:rPr>
          <w:rFonts w:ascii="Arial" w:hAnsi="Arial" w:cs="Arial"/>
          <w:sz w:val="24"/>
          <w:szCs w:val="24"/>
          <w:shd w:val="clear" w:color="auto" w:fill="FFFFFF"/>
        </w:rPr>
        <w:t xml:space="preserve"> (2023), the purpose of the system is to determine the importance of developing a web-based </w:t>
      </w:r>
      <w:hyperlink r:id="rId11" w:history="1">
        <w:r w:rsidRPr="00673BA3">
          <w:rPr>
            <w:rStyle w:val="Hyperlink"/>
            <w:rFonts w:ascii="Arial" w:hAnsi="Arial" w:cs="Arial"/>
            <w:color w:val="auto"/>
            <w:sz w:val="24"/>
            <w:szCs w:val="24"/>
            <w:u w:val="none"/>
            <w:bdr w:val="none" w:sz="0" w:space="0" w:color="auto" w:frame="1"/>
            <w:shd w:val="clear" w:color="auto" w:fill="FFFFFF"/>
          </w:rPr>
          <w:t>alumni</w:t>
        </w:r>
      </w:hyperlink>
      <w:r w:rsidRPr="00673BA3">
        <w:rPr>
          <w:rStyle w:val="Hyperlink"/>
          <w:rFonts w:ascii="Arial" w:hAnsi="Arial" w:cs="Arial"/>
          <w:color w:val="auto"/>
          <w:sz w:val="24"/>
          <w:szCs w:val="24"/>
          <w:u w:val="none"/>
          <w:bdr w:val="none" w:sz="0" w:space="0" w:color="auto" w:frame="1"/>
          <w:shd w:val="clear" w:color="auto" w:fill="FFFFFF"/>
        </w:rPr>
        <w:t xml:space="preserve"> tracing and job search system for tracking and monitoring alumni records, allowing for easy access to information about former students and to provide job search or opportunities for CTU Naga Extension Campus, help alumni in finding relevant job opportunities after graduation. It</w:t>
      </w:r>
      <w:r w:rsidR="00FA4550">
        <w:rPr>
          <w:rStyle w:val="Hyperlink"/>
          <w:rFonts w:ascii="Arial" w:hAnsi="Arial" w:cs="Arial"/>
          <w:color w:val="auto"/>
          <w:sz w:val="24"/>
          <w:szCs w:val="24"/>
          <w:u w:val="none"/>
          <w:bdr w:val="none" w:sz="0" w:space="0" w:color="auto" w:frame="1"/>
          <w:shd w:val="clear" w:color="auto" w:fill="FFFFFF"/>
        </w:rPr>
        <w:t xml:space="preserve"> </w:t>
      </w:r>
      <w:r w:rsidRPr="00673BA3">
        <w:rPr>
          <w:rStyle w:val="Hyperlink"/>
          <w:rFonts w:ascii="Arial" w:hAnsi="Arial" w:cs="Arial"/>
          <w:color w:val="auto"/>
          <w:sz w:val="24"/>
          <w:szCs w:val="24"/>
          <w:u w:val="none"/>
          <w:bdr w:val="none" w:sz="0" w:space="0" w:color="auto" w:frame="1"/>
          <w:shd w:val="clear" w:color="auto" w:fill="FFFFFF"/>
        </w:rPr>
        <w:t xml:space="preserve">related to the researcher’s system that monitor and tracks employment status of graduates </w:t>
      </w:r>
      <w:r w:rsidR="00FA4550">
        <w:rPr>
          <w:rStyle w:val="Hyperlink"/>
          <w:rFonts w:ascii="Arial" w:hAnsi="Arial" w:cs="Arial"/>
          <w:color w:val="auto"/>
          <w:sz w:val="24"/>
          <w:szCs w:val="24"/>
          <w:u w:val="none"/>
          <w:bdr w:val="none" w:sz="0" w:space="0" w:color="auto" w:frame="1"/>
          <w:shd w:val="clear" w:color="auto" w:fill="FFFFFF"/>
        </w:rPr>
        <w:t>and provide job opportunities</w:t>
      </w:r>
      <w:r w:rsidR="00FC29A0">
        <w:rPr>
          <w:rStyle w:val="Hyperlink"/>
          <w:rFonts w:ascii="Arial" w:hAnsi="Arial" w:cs="Arial"/>
          <w:color w:val="auto"/>
          <w:sz w:val="24"/>
          <w:szCs w:val="24"/>
          <w:u w:val="none"/>
          <w:bdr w:val="none" w:sz="0" w:space="0" w:color="auto" w:frame="1"/>
          <w:shd w:val="clear" w:color="auto" w:fill="FFFFFF"/>
        </w:rPr>
        <w:t xml:space="preserve"> </w:t>
      </w:r>
      <w:r w:rsidR="00FC29A0">
        <w:rPr>
          <w:rFonts w:ascii="Arial" w:hAnsi="Arial" w:cs="Arial"/>
          <w:sz w:val="24"/>
          <w:szCs w:val="24"/>
          <w:bdr w:val="none" w:sz="0" w:space="0" w:color="auto" w:frame="1"/>
          <w:shd w:val="clear" w:color="auto" w:fill="FFFFFF"/>
        </w:rPr>
        <w:t>t</w:t>
      </w:r>
      <w:r w:rsidR="00FC29A0" w:rsidRPr="00FC29A0">
        <w:rPr>
          <w:rFonts w:ascii="Arial" w:hAnsi="Arial" w:cs="Arial"/>
          <w:sz w:val="24"/>
          <w:szCs w:val="24"/>
          <w:bdr w:val="none" w:sz="0" w:space="0" w:color="auto" w:frame="1"/>
          <w:shd w:val="clear" w:color="auto" w:fill="FFFFFF"/>
        </w:rPr>
        <w:t>o help alumni of the campus find relevant jobs or use their specific skills.</w:t>
      </w:r>
    </w:p>
    <w:p w14:paraId="04FFC673" w14:textId="77777777" w:rsidR="00021515" w:rsidRPr="00673BA3" w:rsidRDefault="00021515" w:rsidP="00AB70C9">
      <w:pPr>
        <w:shd w:val="clear" w:color="auto" w:fill="FFFFFF"/>
        <w:spacing w:after="0" w:line="240" w:lineRule="auto"/>
        <w:jc w:val="both"/>
        <w:rPr>
          <w:rFonts w:ascii="Arial" w:hAnsi="Arial" w:cs="Arial"/>
          <w:sz w:val="24"/>
          <w:szCs w:val="24"/>
          <w:shd w:val="clear" w:color="auto" w:fill="FFFFFF"/>
        </w:rPr>
      </w:pPr>
    </w:p>
    <w:p w14:paraId="636CE139" w14:textId="310DC48E" w:rsidR="00021515" w:rsidRDefault="00021515" w:rsidP="00021515">
      <w:pPr>
        <w:shd w:val="clear" w:color="auto" w:fill="FFFFFF"/>
        <w:spacing w:after="0" w:line="480" w:lineRule="auto"/>
        <w:ind w:firstLine="720"/>
        <w:jc w:val="both"/>
        <w:rPr>
          <w:rFonts w:ascii="Arial" w:hAnsi="Arial" w:cs="Arial"/>
          <w:sz w:val="24"/>
          <w:szCs w:val="24"/>
        </w:rPr>
      </w:pPr>
      <w:r w:rsidRPr="00673BA3">
        <w:rPr>
          <w:rFonts w:ascii="Arial" w:hAnsi="Arial" w:cs="Arial"/>
          <w:sz w:val="24"/>
          <w:szCs w:val="24"/>
        </w:rPr>
        <w:t>According to Joery et al., (2023), the Online Monitoring and Tracking System for Dormitory</w:t>
      </w:r>
      <w:r w:rsidRPr="00673BA3">
        <w:rPr>
          <w:rFonts w:ascii="Arial" w:hAnsi="Arial" w:cs="Arial"/>
          <w:b/>
          <w:bCs/>
          <w:sz w:val="24"/>
          <w:szCs w:val="24"/>
        </w:rPr>
        <w:t xml:space="preserve"> </w:t>
      </w:r>
      <w:r w:rsidRPr="00673BA3">
        <w:rPr>
          <w:rFonts w:ascii="Arial" w:hAnsi="Arial" w:cs="Arial"/>
          <w:sz w:val="24"/>
          <w:szCs w:val="24"/>
        </w:rPr>
        <w:t xml:space="preserve">aims to provide a centralized platform. This system is used to enhance student monitoring which also related to the system of </w:t>
      </w:r>
      <w:proofErr w:type="spellStart"/>
      <w:r w:rsidRPr="00673BA3">
        <w:rPr>
          <w:rFonts w:ascii="Arial" w:hAnsi="Arial" w:cs="Arial"/>
          <w:sz w:val="24"/>
          <w:szCs w:val="24"/>
          <w:shd w:val="clear" w:color="auto" w:fill="FFFFFF"/>
        </w:rPr>
        <w:t>Borlio</w:t>
      </w:r>
      <w:proofErr w:type="spellEnd"/>
      <w:r w:rsidRPr="00673BA3">
        <w:rPr>
          <w:rFonts w:ascii="Arial" w:hAnsi="Arial" w:cs="Arial"/>
          <w:sz w:val="24"/>
          <w:szCs w:val="24"/>
          <w:shd w:val="clear" w:color="auto" w:fill="FFFFFF"/>
        </w:rPr>
        <w:t xml:space="preserve"> et al., (2015), </w:t>
      </w:r>
      <w:r w:rsidRPr="00673BA3">
        <w:rPr>
          <w:rFonts w:ascii="Arial" w:hAnsi="Arial" w:cs="Arial"/>
          <w:sz w:val="24"/>
          <w:szCs w:val="24"/>
        </w:rPr>
        <w:t xml:space="preserve">aimed to create a tracking system to monitor the current location of visitors or students inside the University. In relation of </w:t>
      </w:r>
      <w:r w:rsidRPr="00673BA3">
        <w:rPr>
          <w:rFonts w:ascii="Arial" w:hAnsi="Arial" w:cs="Arial"/>
          <w:sz w:val="24"/>
          <w:szCs w:val="24"/>
          <w:shd w:val="clear" w:color="auto" w:fill="FFFFFF"/>
        </w:rPr>
        <w:t>Capili-Kummer, M. G., &amp; Corpuz-</w:t>
      </w:r>
      <w:proofErr w:type="spellStart"/>
      <w:r w:rsidRPr="00673BA3">
        <w:rPr>
          <w:rFonts w:ascii="Arial" w:hAnsi="Arial" w:cs="Arial"/>
          <w:sz w:val="24"/>
          <w:szCs w:val="24"/>
          <w:shd w:val="clear" w:color="auto" w:fill="FFFFFF"/>
        </w:rPr>
        <w:t>Batuga</w:t>
      </w:r>
      <w:proofErr w:type="spellEnd"/>
      <w:r w:rsidRPr="00673BA3">
        <w:rPr>
          <w:rFonts w:ascii="Arial" w:hAnsi="Arial" w:cs="Arial"/>
          <w:sz w:val="24"/>
          <w:szCs w:val="24"/>
          <w:shd w:val="clear" w:color="auto" w:fill="FFFFFF"/>
        </w:rPr>
        <w:t xml:space="preserve">, M. L. (2021) system, was developed to centralized a platform for alumni </w:t>
      </w:r>
      <w:r w:rsidRPr="00673BA3">
        <w:rPr>
          <w:rFonts w:ascii="Arial" w:hAnsi="Arial" w:cs="Arial"/>
          <w:sz w:val="24"/>
          <w:szCs w:val="24"/>
          <w:shd w:val="clear" w:color="auto" w:fill="FFFFFF"/>
        </w:rPr>
        <w:lastRenderedPageBreak/>
        <w:t xml:space="preserve">monitoring to gather up-to-date information of graduate’s employment status and maintaining alumni information using web-based system. Then send notifications through alumni registered email address. The proponent’s system </w:t>
      </w:r>
      <w:r w:rsidR="00593D99" w:rsidRPr="00673BA3">
        <w:rPr>
          <w:rFonts w:ascii="Arial" w:hAnsi="Arial" w:cs="Arial"/>
          <w:sz w:val="24"/>
          <w:szCs w:val="24"/>
          <w:shd w:val="clear" w:color="auto" w:fill="FFFFFF"/>
        </w:rPr>
        <w:t>is</w:t>
      </w:r>
      <w:r w:rsidRPr="00673BA3">
        <w:rPr>
          <w:rFonts w:ascii="Arial" w:hAnsi="Arial" w:cs="Arial"/>
          <w:sz w:val="24"/>
          <w:szCs w:val="24"/>
          <w:shd w:val="clear" w:color="auto" w:fill="FFFFFF"/>
        </w:rPr>
        <w:t xml:space="preserve"> somehow related to </w:t>
      </w:r>
      <w:r w:rsidR="00593D99" w:rsidRPr="00673BA3">
        <w:rPr>
          <w:rFonts w:ascii="Arial" w:hAnsi="Arial" w:cs="Arial"/>
          <w:sz w:val="24"/>
          <w:szCs w:val="24"/>
          <w:shd w:val="clear" w:color="auto" w:fill="FFFFFF"/>
        </w:rPr>
        <w:t>this system</w:t>
      </w:r>
      <w:r w:rsidRPr="00673BA3">
        <w:rPr>
          <w:rFonts w:ascii="Arial" w:hAnsi="Arial" w:cs="Arial"/>
          <w:sz w:val="24"/>
          <w:szCs w:val="24"/>
          <w:shd w:val="clear" w:color="auto" w:fill="FFFFFF"/>
        </w:rPr>
        <w:t xml:space="preserve"> that also a</w:t>
      </w:r>
      <w:r w:rsidR="008E08C2">
        <w:rPr>
          <w:rFonts w:ascii="Arial" w:hAnsi="Arial" w:cs="Arial"/>
          <w:sz w:val="24"/>
          <w:szCs w:val="24"/>
          <w:shd w:val="clear" w:color="auto" w:fill="FFFFFF"/>
        </w:rPr>
        <w:t xml:space="preserve"> </w:t>
      </w:r>
      <w:r w:rsidRPr="00673BA3">
        <w:rPr>
          <w:rFonts w:ascii="Arial" w:hAnsi="Arial" w:cs="Arial"/>
          <w:sz w:val="24"/>
          <w:szCs w:val="24"/>
          <w:shd w:val="clear" w:color="auto" w:fill="FFFFFF"/>
        </w:rPr>
        <w:t>platform to maintain alumni information. It enhances alumni communication, interaction</w:t>
      </w:r>
      <w:r w:rsidR="00197977">
        <w:rPr>
          <w:rFonts w:ascii="Arial" w:hAnsi="Arial" w:cs="Arial"/>
          <w:sz w:val="24"/>
          <w:szCs w:val="24"/>
          <w:shd w:val="clear" w:color="auto" w:fill="FFFFFF"/>
        </w:rPr>
        <w:t>s</w:t>
      </w:r>
      <w:r w:rsidRPr="00673BA3">
        <w:rPr>
          <w:rFonts w:ascii="Arial" w:hAnsi="Arial" w:cs="Arial"/>
          <w:sz w:val="24"/>
          <w:szCs w:val="24"/>
          <w:shd w:val="clear" w:color="auto" w:fill="FFFFFF"/>
        </w:rPr>
        <w:t xml:space="preserve"> </w:t>
      </w:r>
      <w:r w:rsidR="00197977">
        <w:rPr>
          <w:rFonts w:ascii="Arial" w:hAnsi="Arial" w:cs="Arial"/>
          <w:sz w:val="24"/>
          <w:szCs w:val="24"/>
          <w:shd w:val="clear" w:color="auto" w:fill="FFFFFF"/>
        </w:rPr>
        <w:t xml:space="preserve">between alumni and the university, </w:t>
      </w:r>
      <w:r w:rsidRPr="00673BA3">
        <w:rPr>
          <w:rFonts w:ascii="Arial" w:hAnsi="Arial" w:cs="Arial"/>
          <w:sz w:val="24"/>
          <w:szCs w:val="24"/>
        </w:rPr>
        <w:t>track whereabouts and employ</w:t>
      </w:r>
      <w:r w:rsidR="00197977">
        <w:rPr>
          <w:rFonts w:ascii="Arial" w:hAnsi="Arial" w:cs="Arial"/>
          <w:sz w:val="24"/>
          <w:szCs w:val="24"/>
        </w:rPr>
        <w:t>ability.</w:t>
      </w:r>
    </w:p>
    <w:p w14:paraId="28EA94BE" w14:textId="77777777" w:rsidR="00B57B3A" w:rsidRDefault="00B57B3A" w:rsidP="00AB70C9">
      <w:pPr>
        <w:shd w:val="clear" w:color="auto" w:fill="FFFFFF"/>
        <w:spacing w:after="0" w:line="240" w:lineRule="auto"/>
        <w:ind w:firstLine="720"/>
        <w:jc w:val="both"/>
        <w:rPr>
          <w:rFonts w:ascii="Arial" w:hAnsi="Arial" w:cs="Arial"/>
          <w:sz w:val="24"/>
          <w:szCs w:val="24"/>
        </w:rPr>
      </w:pPr>
    </w:p>
    <w:p w14:paraId="7BF648B4" w14:textId="21319E80" w:rsidR="00F45B0F" w:rsidRDefault="00B57B3A" w:rsidP="00C55B10">
      <w:pPr>
        <w:shd w:val="clear" w:color="auto" w:fill="FFFFFF"/>
        <w:spacing w:after="0" w:line="480" w:lineRule="auto"/>
        <w:ind w:firstLine="720"/>
        <w:jc w:val="both"/>
        <w:rPr>
          <w:rFonts w:ascii="Arial" w:hAnsi="Arial" w:cs="Arial"/>
          <w:sz w:val="24"/>
          <w:szCs w:val="24"/>
        </w:rPr>
      </w:pPr>
      <w:r>
        <w:rPr>
          <w:rFonts w:ascii="Arial" w:eastAsia="Times New Roman" w:hAnsi="Arial" w:cs="Arial"/>
          <w:sz w:val="24"/>
          <w:szCs w:val="24"/>
        </w:rPr>
        <w:t>According to</w:t>
      </w:r>
      <w:r w:rsidRPr="00B57B3A">
        <w:rPr>
          <w:rFonts w:ascii="Arial" w:eastAsia="Times New Roman" w:hAnsi="Arial" w:cs="Arial"/>
          <w:sz w:val="24"/>
          <w:szCs w:val="24"/>
        </w:rPr>
        <w:t xml:space="preserve"> Adrian Regalado Date </w:t>
      </w:r>
      <w:r>
        <w:rPr>
          <w:rFonts w:ascii="Arial" w:eastAsia="Times New Roman" w:hAnsi="Arial" w:cs="Arial"/>
          <w:sz w:val="24"/>
          <w:szCs w:val="24"/>
        </w:rPr>
        <w:t>(</w:t>
      </w:r>
      <w:r w:rsidRPr="00B57B3A">
        <w:rPr>
          <w:rFonts w:ascii="Arial" w:eastAsia="Times New Roman" w:hAnsi="Arial" w:cs="Arial"/>
          <w:sz w:val="24"/>
          <w:szCs w:val="24"/>
        </w:rPr>
        <w:t>2023</w:t>
      </w:r>
      <w:r>
        <w:rPr>
          <w:rFonts w:ascii="Arial" w:eastAsia="Times New Roman" w:hAnsi="Arial" w:cs="Arial"/>
          <w:sz w:val="24"/>
          <w:szCs w:val="24"/>
        </w:rPr>
        <w:t xml:space="preserve">), </w:t>
      </w:r>
      <w:r w:rsidRPr="00B57B3A">
        <w:rPr>
          <w:rFonts w:ascii="Arial" w:hAnsi="Arial" w:cs="Arial"/>
          <w:sz w:val="24"/>
          <w:szCs w:val="24"/>
        </w:rPr>
        <w:t xml:space="preserve">the alumni management system is a web-based platform designed to enhance communication between former students and their institution. It helps colleges maintain strong alumni networks by keeping detailed records and promoting ongoing relationships. Columban College Inc. values this connection, as alumni represent the school post-graduation. The system provides alumni with updates, events, and job opportunities, </w:t>
      </w:r>
      <w:r>
        <w:rPr>
          <w:rFonts w:ascii="Arial" w:hAnsi="Arial" w:cs="Arial"/>
          <w:sz w:val="24"/>
          <w:szCs w:val="24"/>
        </w:rPr>
        <w:t>which similar to the researchers’ system that also provides job opportunities, maintain a strong connection of the graduates and enhance communication</w:t>
      </w:r>
      <w:r w:rsidR="00FC29A0">
        <w:rPr>
          <w:rFonts w:ascii="Arial" w:hAnsi="Arial" w:cs="Arial"/>
          <w:sz w:val="24"/>
          <w:szCs w:val="24"/>
        </w:rPr>
        <w:t xml:space="preserve"> while also keep the records of alumni</w:t>
      </w:r>
      <w:r>
        <w:rPr>
          <w:rFonts w:ascii="Arial" w:hAnsi="Arial" w:cs="Arial"/>
          <w:sz w:val="24"/>
          <w:szCs w:val="24"/>
        </w:rPr>
        <w:t>.</w:t>
      </w:r>
    </w:p>
    <w:p w14:paraId="5226CC15" w14:textId="77777777" w:rsidR="00AB70C9" w:rsidRDefault="00AB70C9" w:rsidP="002036ED">
      <w:pPr>
        <w:shd w:val="clear" w:color="auto" w:fill="FFFFFF"/>
        <w:spacing w:after="0" w:line="480" w:lineRule="auto"/>
        <w:ind w:firstLine="720"/>
        <w:jc w:val="both"/>
        <w:rPr>
          <w:rFonts w:ascii="Arial" w:hAnsi="Arial" w:cs="Arial"/>
          <w:sz w:val="24"/>
          <w:szCs w:val="24"/>
        </w:rPr>
      </w:pPr>
    </w:p>
    <w:p w14:paraId="0C64EEAD" w14:textId="77777777" w:rsidR="008523ED" w:rsidRDefault="008523ED" w:rsidP="002036ED">
      <w:pPr>
        <w:shd w:val="clear" w:color="auto" w:fill="FFFFFF"/>
        <w:spacing w:after="0" w:line="480" w:lineRule="auto"/>
        <w:ind w:firstLine="720"/>
        <w:jc w:val="both"/>
        <w:rPr>
          <w:rFonts w:ascii="Arial" w:hAnsi="Arial" w:cs="Arial"/>
          <w:sz w:val="24"/>
          <w:szCs w:val="24"/>
        </w:rPr>
      </w:pPr>
    </w:p>
    <w:p w14:paraId="477D7B74" w14:textId="77777777" w:rsidR="008523ED" w:rsidRDefault="008523ED" w:rsidP="00623E7B">
      <w:pPr>
        <w:shd w:val="clear" w:color="auto" w:fill="FFFFFF"/>
        <w:spacing w:after="0" w:line="480" w:lineRule="auto"/>
        <w:jc w:val="both"/>
        <w:rPr>
          <w:rFonts w:ascii="Arial" w:hAnsi="Arial" w:cs="Arial"/>
          <w:sz w:val="24"/>
          <w:szCs w:val="24"/>
        </w:rPr>
      </w:pPr>
    </w:p>
    <w:p w14:paraId="7B07C1F1" w14:textId="77777777" w:rsidR="008B6152" w:rsidRPr="002036ED" w:rsidRDefault="008B6152" w:rsidP="00623E7B">
      <w:pPr>
        <w:shd w:val="clear" w:color="auto" w:fill="FFFFFF"/>
        <w:spacing w:after="0" w:line="480" w:lineRule="auto"/>
        <w:jc w:val="both"/>
        <w:rPr>
          <w:rFonts w:ascii="Arial" w:hAnsi="Arial" w:cs="Arial"/>
          <w:sz w:val="24"/>
          <w:szCs w:val="24"/>
        </w:rPr>
      </w:pPr>
    </w:p>
    <w:p w14:paraId="3289BFD6" w14:textId="68796716" w:rsidR="001F2EB4"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lastRenderedPageBreak/>
        <w:t>CHAPTER III</w:t>
      </w:r>
    </w:p>
    <w:p w14:paraId="4566EE47" w14:textId="77777777" w:rsidR="00F45B0F" w:rsidRPr="00673BA3" w:rsidRDefault="00F45B0F" w:rsidP="00F45B0F">
      <w:pPr>
        <w:spacing w:after="0" w:line="240" w:lineRule="auto"/>
        <w:ind w:firstLine="720"/>
        <w:jc w:val="center"/>
        <w:rPr>
          <w:rFonts w:ascii="Arial" w:hAnsi="Arial" w:cs="Arial"/>
          <w:b/>
          <w:bCs/>
          <w:sz w:val="24"/>
          <w:szCs w:val="24"/>
          <w:lang w:val="en-PH"/>
        </w:rPr>
      </w:pPr>
    </w:p>
    <w:p w14:paraId="57FF5853" w14:textId="421BAF9D" w:rsidR="00866525" w:rsidRDefault="00000000" w:rsidP="00F45B0F">
      <w:pPr>
        <w:spacing w:after="0" w:line="240" w:lineRule="auto"/>
        <w:jc w:val="center"/>
        <w:rPr>
          <w:rFonts w:ascii="Arial" w:hAnsi="Arial" w:cs="Arial"/>
          <w:b/>
          <w:bCs/>
          <w:sz w:val="24"/>
          <w:szCs w:val="24"/>
          <w:lang w:val="en-PH"/>
        </w:rPr>
      </w:pPr>
      <w:r w:rsidRPr="00673BA3">
        <w:rPr>
          <w:rFonts w:ascii="Arial" w:hAnsi="Arial" w:cs="Arial"/>
          <w:b/>
          <w:bCs/>
          <w:sz w:val="24"/>
          <w:szCs w:val="24"/>
          <w:lang w:val="en-PH"/>
        </w:rPr>
        <w:t>METHODOLOGY</w:t>
      </w:r>
    </w:p>
    <w:p w14:paraId="06D37853" w14:textId="77777777" w:rsidR="00866525" w:rsidRDefault="00866525" w:rsidP="00F45B0F">
      <w:pPr>
        <w:spacing w:after="0" w:line="240" w:lineRule="auto"/>
        <w:jc w:val="center"/>
        <w:rPr>
          <w:rFonts w:ascii="Arial" w:hAnsi="Arial" w:cs="Arial"/>
          <w:b/>
          <w:bCs/>
          <w:sz w:val="24"/>
          <w:szCs w:val="24"/>
          <w:lang w:val="en-PH"/>
        </w:rPr>
      </w:pPr>
    </w:p>
    <w:p w14:paraId="14D00D99" w14:textId="77777777" w:rsidR="00C55B10" w:rsidRDefault="00C55B10" w:rsidP="00C55B10">
      <w:pPr>
        <w:tabs>
          <w:tab w:val="left" w:pos="284"/>
          <w:tab w:val="left" w:pos="540"/>
          <w:tab w:val="left" w:pos="720"/>
        </w:tabs>
        <w:spacing w:after="0" w:line="240" w:lineRule="auto"/>
        <w:jc w:val="both"/>
        <w:rPr>
          <w:rFonts w:ascii="Arial" w:hAnsi="Arial" w:cs="Arial"/>
          <w:b/>
          <w:bCs/>
          <w:sz w:val="24"/>
          <w:szCs w:val="24"/>
          <w:lang w:val="en-PH"/>
        </w:rPr>
      </w:pPr>
    </w:p>
    <w:p w14:paraId="049BD0FF" w14:textId="240240BC" w:rsidR="00866525" w:rsidRDefault="004E5BF2" w:rsidP="00F27FF4">
      <w:pPr>
        <w:tabs>
          <w:tab w:val="left" w:pos="284"/>
          <w:tab w:val="left" w:pos="540"/>
          <w:tab w:val="left" w:pos="720"/>
        </w:tabs>
        <w:spacing w:after="0" w:line="480" w:lineRule="auto"/>
        <w:ind w:firstLine="720"/>
        <w:jc w:val="both"/>
        <w:rPr>
          <w:rFonts w:ascii="Arial" w:hAnsi="Arial" w:cs="Arial"/>
          <w:color w:val="000000"/>
        </w:rPr>
      </w:pPr>
      <w:r>
        <w:rPr>
          <w:rFonts w:ascii="Arial" w:hAnsi="Arial" w:cs="Arial"/>
          <w:color w:val="000000"/>
          <w:sz w:val="24"/>
          <w:szCs w:val="24"/>
        </w:rPr>
        <w:t>This chapter presents the methodology that will be used in this project, providing a detailed explanation of the design method, and discussing each phase of the chosen model. The flow of the study will also be explained as well as functional and non-functional requirements, system workflow, flowchart, system architecture, and diagrams. Additionally, this section will describe the environment of the study, the instrument and data gathering procedure</w:t>
      </w:r>
      <w:r>
        <w:rPr>
          <w:rFonts w:ascii="Arial" w:hAnsi="Arial" w:cs="Arial"/>
          <w:color w:val="000000"/>
        </w:rPr>
        <w:t>.</w:t>
      </w:r>
    </w:p>
    <w:p w14:paraId="5A9CFC8A" w14:textId="77777777" w:rsidR="00F27FF4" w:rsidRDefault="00F27FF4" w:rsidP="00F27FF4">
      <w:pPr>
        <w:tabs>
          <w:tab w:val="left" w:pos="284"/>
          <w:tab w:val="left" w:pos="540"/>
          <w:tab w:val="left" w:pos="720"/>
        </w:tabs>
        <w:spacing w:after="0" w:line="240" w:lineRule="auto"/>
        <w:jc w:val="both"/>
        <w:rPr>
          <w:rFonts w:ascii="Arial" w:hAnsi="Arial" w:cs="Arial"/>
          <w:color w:val="000000"/>
        </w:rPr>
      </w:pPr>
    </w:p>
    <w:p w14:paraId="7ECC3CC4" w14:textId="7B39AA0E" w:rsidR="006C5949" w:rsidRPr="00F27FF4" w:rsidRDefault="004E5BF2" w:rsidP="00F27FF4">
      <w:pPr>
        <w:spacing w:after="0" w:line="480" w:lineRule="auto"/>
        <w:rPr>
          <w:rFonts w:ascii="Arial" w:hAnsi="Arial" w:cs="Arial"/>
          <w:b/>
          <w:bCs/>
          <w:sz w:val="24"/>
          <w:szCs w:val="24"/>
          <w:lang w:val="en-PH"/>
        </w:rPr>
      </w:pPr>
      <w:r w:rsidRPr="00F27FF4">
        <w:rPr>
          <w:rFonts w:ascii="Arial" w:hAnsi="Arial" w:cs="Arial"/>
          <w:b/>
          <w:bCs/>
          <w:sz w:val="24"/>
          <w:szCs w:val="24"/>
          <w:lang w:val="en-PH"/>
        </w:rPr>
        <w:t>Design Method</w:t>
      </w:r>
    </w:p>
    <w:p w14:paraId="359B78F4" w14:textId="6E3DD0A5" w:rsidR="00A73D24" w:rsidRPr="004E5BF2" w:rsidRDefault="00F27FF4" w:rsidP="004E5BF2">
      <w:pPr>
        <w:spacing w:after="0" w:line="480" w:lineRule="auto"/>
        <w:rPr>
          <w:rFonts w:ascii="Arial" w:hAnsi="Arial" w:cs="Arial"/>
          <w:b/>
          <w:bCs/>
          <w:sz w:val="24"/>
          <w:szCs w:val="24"/>
          <w:lang w:val="en-PH"/>
        </w:rPr>
      </w:pPr>
      <w:r w:rsidRPr="00673BA3">
        <w:rPr>
          <w:noProof/>
        </w:rPr>
        <w:drawing>
          <wp:anchor distT="0" distB="0" distL="114300" distR="114300" simplePos="0" relativeHeight="251681792" behindDoc="0" locked="0" layoutInCell="1" allowOverlap="1" wp14:anchorId="6F838E8D" wp14:editId="72757F72">
            <wp:simplePos x="0" y="0"/>
            <wp:positionH relativeFrom="column">
              <wp:posOffset>570865</wp:posOffset>
            </wp:positionH>
            <wp:positionV relativeFrom="paragraph">
              <wp:posOffset>30480</wp:posOffset>
            </wp:positionV>
            <wp:extent cx="4668520" cy="2303145"/>
            <wp:effectExtent l="0" t="0" r="0" b="1905"/>
            <wp:wrapNone/>
            <wp:docPr id="784165998" name="Picture 22" descr="Agile Methodology in System Development source: Okeke(2021), retriev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in System Development source: Okeke(2021), retrieved...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8520"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CE9F5" w14:textId="34B502E7" w:rsidR="0085197D" w:rsidRPr="00673BA3" w:rsidRDefault="0085197D">
      <w:pPr>
        <w:pStyle w:val="ListParagraph"/>
        <w:spacing w:after="0" w:line="480" w:lineRule="auto"/>
        <w:ind w:left="1440"/>
        <w:rPr>
          <w:rFonts w:ascii="Arial" w:hAnsi="Arial" w:cs="Arial"/>
          <w:b/>
          <w:bCs/>
          <w:sz w:val="24"/>
          <w:szCs w:val="24"/>
          <w:lang w:val="en-PH"/>
        </w:rPr>
      </w:pPr>
    </w:p>
    <w:p w14:paraId="30289A6E" w14:textId="77777777" w:rsidR="00092FCC" w:rsidRPr="00673BA3" w:rsidRDefault="00092FCC" w:rsidP="006C5949">
      <w:pPr>
        <w:spacing w:after="0" w:line="480" w:lineRule="auto"/>
        <w:rPr>
          <w:rFonts w:ascii="Arial" w:eastAsia="Times New Roman" w:hAnsi="Arial" w:cs="Arial"/>
          <w:sz w:val="24"/>
          <w:szCs w:val="24"/>
        </w:rPr>
      </w:pPr>
    </w:p>
    <w:p w14:paraId="34EBA339" w14:textId="77777777" w:rsidR="00A73D24" w:rsidRDefault="00A73D24" w:rsidP="00A73D24">
      <w:pPr>
        <w:pStyle w:val="BodyText"/>
        <w:spacing w:line="480" w:lineRule="auto"/>
        <w:ind w:firstLine="720"/>
        <w:jc w:val="both"/>
        <w:rPr>
          <w:b w:val="0"/>
          <w:bCs w:val="0"/>
          <w:spacing w:val="-2"/>
        </w:rPr>
      </w:pPr>
      <w:r>
        <w:rPr>
          <w:rFonts w:eastAsia="Times New Roman"/>
        </w:rPr>
        <w:tab/>
      </w:r>
    </w:p>
    <w:p w14:paraId="4D09E71F" w14:textId="2476A238" w:rsidR="00092FCC" w:rsidRPr="00866525" w:rsidRDefault="00A73D24" w:rsidP="00866525">
      <w:pPr>
        <w:pStyle w:val="BodyText"/>
        <w:spacing w:line="480" w:lineRule="auto"/>
        <w:ind w:firstLine="720"/>
        <w:jc w:val="center"/>
        <w:rPr>
          <w:b w:val="0"/>
          <w:bCs w:val="0"/>
          <w:spacing w:val="-2"/>
        </w:rPr>
      </w:pPr>
      <w:r>
        <w:rPr>
          <w:b w:val="0"/>
          <w:bCs w:val="0"/>
          <w:spacing w:val="-2"/>
        </w:rPr>
        <w:t xml:space="preserve">Figure 1. Agile Model </w:t>
      </w:r>
      <w:r>
        <w:rPr>
          <w:b w:val="0"/>
          <w:bCs w:val="0"/>
          <w:lang w:eastAsia="en-PH"/>
        </w:rPr>
        <w:t>(Software development life cycle)</w:t>
      </w:r>
      <w:r>
        <w:rPr>
          <w:b w:val="0"/>
          <w:bCs w:val="0"/>
          <w:spacing w:val="-2"/>
        </w:rPr>
        <w:t xml:space="preserve"> </w:t>
      </w:r>
    </w:p>
    <w:p w14:paraId="30DEBEDE" w14:textId="4EADC6B4" w:rsidR="00092FCC" w:rsidRDefault="00092FCC" w:rsidP="006C5949">
      <w:pPr>
        <w:spacing w:after="0" w:line="480" w:lineRule="auto"/>
        <w:rPr>
          <w:rFonts w:ascii="Arial" w:eastAsia="Times New Roman" w:hAnsi="Arial" w:cs="Arial"/>
          <w:sz w:val="24"/>
          <w:szCs w:val="24"/>
        </w:rPr>
      </w:pPr>
    </w:p>
    <w:p w14:paraId="4356CBA3" w14:textId="77777777" w:rsidR="00F27FF4" w:rsidRDefault="00F27FF4" w:rsidP="00F27FF4">
      <w:pPr>
        <w:spacing w:after="0" w:line="240" w:lineRule="auto"/>
        <w:rPr>
          <w:rFonts w:ascii="Arial" w:eastAsia="Times New Roman" w:hAnsi="Arial" w:cs="Arial"/>
          <w:sz w:val="24"/>
          <w:szCs w:val="24"/>
        </w:rPr>
      </w:pPr>
    </w:p>
    <w:p w14:paraId="6413B968" w14:textId="77777777" w:rsidR="00F27FF4" w:rsidRDefault="00F27FF4" w:rsidP="00F27FF4">
      <w:pPr>
        <w:spacing w:after="0" w:line="240" w:lineRule="auto"/>
        <w:rPr>
          <w:rFonts w:ascii="Arial" w:eastAsia="Times New Roman" w:hAnsi="Arial" w:cs="Arial"/>
          <w:sz w:val="24"/>
          <w:szCs w:val="24"/>
        </w:rPr>
      </w:pPr>
    </w:p>
    <w:p w14:paraId="6766746B" w14:textId="0B656665" w:rsidR="00F27FF4" w:rsidRDefault="00F27FF4" w:rsidP="00F27FF4">
      <w:pPr>
        <w:spacing w:after="0" w:line="480" w:lineRule="auto"/>
        <w:jc w:val="center"/>
        <w:rPr>
          <w:rFonts w:ascii="Arial" w:eastAsia="Times New Roman" w:hAnsi="Arial" w:cs="Arial"/>
          <w:sz w:val="24"/>
          <w:szCs w:val="24"/>
        </w:rPr>
      </w:pPr>
      <w:r>
        <w:rPr>
          <w:rFonts w:ascii="Arial" w:eastAsia="Times New Roman" w:hAnsi="Arial" w:cs="Arial"/>
          <w:sz w:val="24"/>
          <w:szCs w:val="24"/>
        </w:rPr>
        <w:t>Figure 1. agile model (Software development life cycle)</w:t>
      </w:r>
    </w:p>
    <w:p w14:paraId="00324809" w14:textId="77777777" w:rsidR="00F27FF4" w:rsidRDefault="00F27FF4" w:rsidP="00F27FF4">
      <w:pPr>
        <w:spacing w:after="0" w:line="480" w:lineRule="auto"/>
        <w:jc w:val="center"/>
        <w:rPr>
          <w:rFonts w:ascii="Arial" w:eastAsia="Times New Roman" w:hAnsi="Arial" w:cs="Arial"/>
          <w:sz w:val="24"/>
          <w:szCs w:val="24"/>
        </w:rPr>
      </w:pPr>
    </w:p>
    <w:p w14:paraId="22823616" w14:textId="77777777" w:rsidR="00F27FF4" w:rsidRPr="00673BA3" w:rsidRDefault="00F27FF4" w:rsidP="00F27FF4">
      <w:pPr>
        <w:spacing w:after="0" w:line="480" w:lineRule="auto"/>
        <w:jc w:val="center"/>
        <w:rPr>
          <w:rFonts w:ascii="Arial" w:eastAsia="Times New Roman" w:hAnsi="Arial" w:cs="Arial"/>
          <w:sz w:val="24"/>
          <w:szCs w:val="24"/>
        </w:rPr>
      </w:pPr>
    </w:p>
    <w:p w14:paraId="2EA8F991" w14:textId="470997D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eastAsia="Times New Roman" w:hAnsi="Arial" w:cs="Arial"/>
          <w:color w:val="1C1F23"/>
          <w:sz w:val="24"/>
          <w:szCs w:val="24"/>
          <w:shd w:val="clear" w:color="auto" w:fill="FFFFFF"/>
          <w:lang w:eastAsia="en-PH"/>
        </w:rPr>
        <w:lastRenderedPageBreak/>
        <w:t xml:space="preserve">The Agile methodology is a project management approach that involves breaking the project into phases and emphasizes continuous collaboration and improvement. It promotes collaboration among team members and encourages regular feedback and improvement throughout the project lifecycle. The researcher followed the phases of agile methodology.  By breaking the project into phases, it allows for better planning and organization of tasks. </w:t>
      </w:r>
    </w:p>
    <w:p w14:paraId="237B0CBD" w14:textId="12C1C975" w:rsidR="00A73D24" w:rsidRDefault="00A73D24" w:rsidP="00F27FF4">
      <w:pPr>
        <w:pStyle w:val="BodyText"/>
        <w:spacing w:line="480" w:lineRule="auto"/>
        <w:ind w:firstLine="720"/>
        <w:jc w:val="both"/>
        <w:rPr>
          <w:b w:val="0"/>
          <w:bCs w:val="0"/>
          <w:spacing w:val="-2"/>
        </w:rPr>
      </w:pPr>
      <w:r>
        <w:rPr>
          <w:b w:val="0"/>
          <w:bCs w:val="0"/>
          <w:spacing w:val="-2"/>
        </w:rPr>
        <w:t xml:space="preserve">In the planning stage, the proponents collaborate with their adviser to collect information with the underlying problems of manual work at </w:t>
      </w:r>
      <w:r w:rsidR="00156F8E">
        <w:rPr>
          <w:b w:val="0"/>
          <w:bCs w:val="0"/>
          <w:spacing w:val="-2"/>
        </w:rPr>
        <w:t>research office</w:t>
      </w:r>
      <w:r w:rsidR="00A620BA">
        <w:rPr>
          <w:b w:val="0"/>
          <w:bCs w:val="0"/>
          <w:spacing w:val="-2"/>
        </w:rPr>
        <w:t>.</w:t>
      </w:r>
      <w:r>
        <w:rPr>
          <w:b w:val="0"/>
          <w:bCs w:val="0"/>
          <w:spacing w:val="-2"/>
        </w:rPr>
        <w:t xml:space="preserve"> Interviews were held with the</w:t>
      </w:r>
      <w:r w:rsidR="00156F8E">
        <w:rPr>
          <w:b w:val="0"/>
          <w:bCs w:val="0"/>
          <w:spacing w:val="-2"/>
        </w:rPr>
        <w:t xml:space="preserve"> research coordinator</w:t>
      </w:r>
      <w:r>
        <w:rPr>
          <w:b w:val="0"/>
          <w:bCs w:val="0"/>
          <w:spacing w:val="-2"/>
        </w:rPr>
        <w:t xml:space="preserve"> in order to understand the whole process of taking the tracing the alumni to the advantage of the researchers. Based on the collected information, the researchers will come up with a great plan on how to solve the problem of tracing the alumni in a better and efficient manner. This stage of planning is very important, making sure that all resources to be used are fully utilized, and the proposed solution is tailored to the needs of Central Philippine State University. All in all, the planning stage is a very crucial stage in the research process since it lays the groundwork for successful solution of the identified problem.</w:t>
      </w:r>
    </w:p>
    <w:p w14:paraId="3AC542D0" w14:textId="151E5225"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Pr>
          <w:rFonts w:ascii="Arial" w:hAnsi="Arial" w:cs="Arial"/>
          <w:spacing w:val="-2"/>
          <w:sz w:val="24"/>
          <w:szCs w:val="24"/>
        </w:rPr>
        <w:t>The second stage is the stage of design</w:t>
      </w:r>
      <w:r>
        <w:rPr>
          <w:spacing w:val="-2"/>
        </w:rPr>
        <w:t>.</w:t>
      </w:r>
      <w:r>
        <w:rPr>
          <w:b/>
          <w:bCs/>
          <w:spacing w:val="-2"/>
        </w:rPr>
        <w:t xml:space="preserve"> </w:t>
      </w:r>
      <w:r>
        <w:rPr>
          <w:rFonts w:ascii="Arial" w:eastAsia="Times New Roman" w:hAnsi="Arial" w:cs="Arial"/>
          <w:color w:val="1C1F23"/>
          <w:sz w:val="24"/>
          <w:szCs w:val="24"/>
          <w:shd w:val="clear" w:color="auto" w:fill="FFFFFF"/>
          <w:lang w:eastAsia="en-PH"/>
        </w:rPr>
        <w:t>prototyping is utilized to visually conceptualize the system.</w:t>
      </w:r>
      <w:r>
        <w:rPr>
          <w:spacing w:val="-2"/>
        </w:rPr>
        <w:t xml:space="preserve"> </w:t>
      </w:r>
      <w:r>
        <w:rPr>
          <w:rFonts w:ascii="Arial" w:eastAsia="Times New Roman" w:hAnsi="Arial" w:cs="Arial"/>
          <w:color w:val="1C1F23"/>
          <w:sz w:val="24"/>
          <w:szCs w:val="24"/>
          <w:shd w:val="clear" w:color="auto" w:fill="FFFFFF"/>
          <w:lang w:eastAsia="en-PH"/>
        </w:rPr>
        <w:t xml:space="preserve">It aims to create a system that not only meets functional </w:t>
      </w:r>
      <w:r>
        <w:rPr>
          <w:rFonts w:ascii="Arial" w:eastAsia="Times New Roman" w:hAnsi="Arial" w:cs="Arial"/>
          <w:color w:val="1C1F23"/>
          <w:sz w:val="24"/>
          <w:szCs w:val="24"/>
          <w:shd w:val="clear" w:color="auto" w:fill="FFFFFF"/>
          <w:lang w:eastAsia="en-PH"/>
        </w:rPr>
        <w:lastRenderedPageBreak/>
        <w:t>requirements but also delivers an intuitive and visually appealing user experience for the Alumni Tracer Management System of Central Philippine State University.</w:t>
      </w:r>
    </w:p>
    <w:p w14:paraId="081F5C56" w14:textId="3A8A0D3F" w:rsidR="00A73D24" w:rsidRDefault="00A73D24" w:rsidP="00F27FF4">
      <w:pPr>
        <w:spacing w:after="0" w:line="480" w:lineRule="auto"/>
        <w:ind w:firstLine="720"/>
        <w:jc w:val="both"/>
        <w:rPr>
          <w:rFonts w:ascii="Arial" w:eastAsia="Times New Roman" w:hAnsi="Arial" w:cs="Arial"/>
          <w:color w:val="1C1F23"/>
          <w:sz w:val="24"/>
          <w:szCs w:val="24"/>
          <w:shd w:val="clear" w:color="auto" w:fill="FFFFFF"/>
          <w:lang w:eastAsia="en-PH"/>
        </w:rPr>
      </w:pPr>
      <w:r w:rsidRPr="00A73D24">
        <w:rPr>
          <w:rFonts w:ascii="Arial" w:eastAsia="Times New Roman" w:hAnsi="Arial" w:cs="Arial"/>
          <w:color w:val="1C1F23"/>
          <w:sz w:val="24"/>
          <w:szCs w:val="24"/>
          <w:shd w:val="clear" w:color="auto" w:fill="FFFFFF"/>
          <w:lang w:eastAsia="en-PH"/>
        </w:rPr>
        <w:t>Development phase.</w:t>
      </w:r>
      <w:r>
        <w:rPr>
          <w:rFonts w:ascii="Arial" w:eastAsia="Times New Roman" w:hAnsi="Arial" w:cs="Arial"/>
          <w:color w:val="1C1F23"/>
          <w:sz w:val="24"/>
          <w:szCs w:val="24"/>
          <w:shd w:val="clear" w:color="auto" w:fill="FFFFFF"/>
          <w:lang w:eastAsia="en-PH"/>
        </w:rPr>
        <w:t xml:space="preserve"> The </w:t>
      </w:r>
      <w:r w:rsidR="00F27FF4">
        <w:rPr>
          <w:rFonts w:ascii="Arial" w:eastAsia="Times New Roman" w:hAnsi="Arial" w:cs="Arial"/>
          <w:color w:val="1C1F23"/>
          <w:sz w:val="24"/>
          <w:szCs w:val="24"/>
          <w:shd w:val="clear" w:color="auto" w:fill="FFFFFF"/>
          <w:lang w:eastAsia="en-PH"/>
        </w:rPr>
        <w:t>proponents</w:t>
      </w:r>
      <w:r>
        <w:rPr>
          <w:rFonts w:ascii="Arial" w:eastAsia="Times New Roman" w:hAnsi="Arial" w:cs="Arial"/>
          <w:color w:val="1C1F23"/>
          <w:sz w:val="24"/>
          <w:szCs w:val="24"/>
          <w:shd w:val="clear" w:color="auto" w:fill="FFFFFF"/>
          <w:lang w:eastAsia="en-PH"/>
        </w:rPr>
        <w:t xml:space="preserve"> will begin developing the system using </w:t>
      </w:r>
      <w:proofErr w:type="spellStart"/>
      <w:proofErr w:type="gramStart"/>
      <w:r>
        <w:rPr>
          <w:rFonts w:ascii="Arial" w:eastAsia="Times New Roman" w:hAnsi="Arial" w:cs="Arial"/>
          <w:color w:val="1C1F23"/>
          <w:sz w:val="24"/>
          <w:szCs w:val="24"/>
          <w:shd w:val="clear" w:color="auto" w:fill="FFFFFF"/>
          <w:lang w:eastAsia="en-PH"/>
        </w:rPr>
        <w:t>Vuejs</w:t>
      </w:r>
      <w:proofErr w:type="spellEnd"/>
      <w:r>
        <w:rPr>
          <w:rFonts w:ascii="Arial" w:eastAsia="Times New Roman" w:hAnsi="Arial" w:cs="Arial"/>
          <w:color w:val="1C1F23"/>
          <w:sz w:val="24"/>
          <w:szCs w:val="24"/>
          <w:shd w:val="clear" w:color="auto" w:fill="FFFFFF"/>
          <w:lang w:eastAsia="en-PH"/>
        </w:rPr>
        <w:t>(</w:t>
      </w:r>
      <w:proofErr w:type="gramEnd"/>
      <w:r>
        <w:rPr>
          <w:rFonts w:ascii="Arial" w:eastAsia="Times New Roman" w:hAnsi="Arial" w:cs="Arial"/>
          <w:color w:val="1C1F23"/>
          <w:sz w:val="24"/>
          <w:szCs w:val="24"/>
          <w:shd w:val="clear" w:color="auto" w:fill="FFFFFF"/>
          <w:lang w:eastAsia="en-PH"/>
        </w:rPr>
        <w:t xml:space="preserve">JavaScript framework), </w:t>
      </w:r>
      <w:proofErr w:type="spellStart"/>
      <w:r>
        <w:rPr>
          <w:rFonts w:ascii="Arial" w:eastAsia="Times New Roman" w:hAnsi="Arial" w:cs="Arial"/>
          <w:color w:val="1C1F23"/>
          <w:sz w:val="24"/>
          <w:szCs w:val="24"/>
          <w:shd w:val="clear" w:color="auto" w:fill="FFFFFF"/>
          <w:lang w:eastAsia="en-PH"/>
        </w:rPr>
        <w:t>Tailwindcss</w:t>
      </w:r>
      <w:proofErr w:type="spellEnd"/>
      <w:r>
        <w:rPr>
          <w:rFonts w:ascii="Arial" w:eastAsia="Times New Roman" w:hAnsi="Arial" w:cs="Arial"/>
          <w:color w:val="1C1F23"/>
          <w:sz w:val="24"/>
          <w:szCs w:val="24"/>
          <w:shd w:val="clear" w:color="auto" w:fill="FFFFFF"/>
          <w:lang w:eastAsia="en-PH"/>
        </w:rPr>
        <w:t xml:space="preserve">, and </w:t>
      </w:r>
      <w:proofErr w:type="spellStart"/>
      <w:r>
        <w:rPr>
          <w:rFonts w:ascii="Arial" w:eastAsia="Times New Roman" w:hAnsi="Arial" w:cs="Arial"/>
          <w:color w:val="1C1F23"/>
          <w:sz w:val="24"/>
          <w:szCs w:val="24"/>
          <w:shd w:val="clear" w:color="auto" w:fill="FFFFFF"/>
          <w:lang w:eastAsia="en-PH"/>
        </w:rPr>
        <w:t>primevue</w:t>
      </w:r>
      <w:proofErr w:type="spellEnd"/>
      <w:r>
        <w:rPr>
          <w:rFonts w:ascii="Arial" w:eastAsia="Times New Roman" w:hAnsi="Arial" w:cs="Arial"/>
          <w:color w:val="1C1F23"/>
          <w:sz w:val="24"/>
          <w:szCs w:val="24"/>
          <w:shd w:val="clear" w:color="auto" w:fill="FFFFFF"/>
          <w:lang w:eastAsia="en-PH"/>
        </w:rPr>
        <w:t xml:space="preserve"> for the front-end, and Express </w:t>
      </w:r>
      <w:proofErr w:type="spellStart"/>
      <w:r>
        <w:rPr>
          <w:rFonts w:ascii="Arial" w:eastAsia="Times New Roman" w:hAnsi="Arial" w:cs="Arial"/>
          <w:color w:val="1C1F23"/>
          <w:sz w:val="24"/>
          <w:szCs w:val="24"/>
          <w:shd w:val="clear" w:color="auto" w:fill="FFFFFF"/>
          <w:lang w:eastAsia="en-PH"/>
        </w:rPr>
        <w:t>js</w:t>
      </w:r>
      <w:proofErr w:type="spellEnd"/>
      <w:r>
        <w:rPr>
          <w:rFonts w:ascii="Arial" w:eastAsia="Times New Roman" w:hAnsi="Arial" w:cs="Arial"/>
          <w:color w:val="1C1F23"/>
          <w:sz w:val="24"/>
          <w:szCs w:val="24"/>
          <w:shd w:val="clear" w:color="auto" w:fill="FFFFFF"/>
          <w:lang w:eastAsia="en-PH"/>
        </w:rPr>
        <w:t xml:space="preserve"> (Node. </w:t>
      </w:r>
      <w:proofErr w:type="spellStart"/>
      <w:r>
        <w:rPr>
          <w:rFonts w:ascii="Arial" w:eastAsia="Times New Roman" w:hAnsi="Arial" w:cs="Arial"/>
          <w:color w:val="1C1F23"/>
          <w:sz w:val="24"/>
          <w:szCs w:val="24"/>
          <w:shd w:val="clear" w:color="auto" w:fill="FFFFFF"/>
          <w:lang w:eastAsia="en-PH"/>
        </w:rPr>
        <w:t>js</w:t>
      </w:r>
      <w:proofErr w:type="spellEnd"/>
      <w:r>
        <w:rPr>
          <w:rFonts w:ascii="Arial" w:eastAsia="Times New Roman" w:hAnsi="Arial" w:cs="Arial"/>
          <w:color w:val="1C1F23"/>
          <w:sz w:val="24"/>
          <w:szCs w:val="24"/>
          <w:shd w:val="clear" w:color="auto" w:fill="FFFFFF"/>
          <w:lang w:eastAsia="en-PH"/>
        </w:rPr>
        <w:t xml:space="preserve"> framework) and Firebase for the backend. This phase marks the transition from design to the creation of a functional and interactive system.  Collectively, the combination of this technologies ensures a visually appealing and responsive front-end interface. </w:t>
      </w:r>
    </w:p>
    <w:p w14:paraId="68A27CC7" w14:textId="24446659" w:rsidR="00A73D24" w:rsidRDefault="00A73D24" w:rsidP="00F27FF4">
      <w:pPr>
        <w:pStyle w:val="BodyText"/>
        <w:spacing w:line="480" w:lineRule="auto"/>
        <w:ind w:firstLine="720"/>
        <w:jc w:val="both"/>
        <w:rPr>
          <w:b w:val="0"/>
          <w:bCs w:val="0"/>
          <w:spacing w:val="-2"/>
        </w:rPr>
      </w:pPr>
      <w:r>
        <w:rPr>
          <w:b w:val="0"/>
          <w:bCs w:val="0"/>
          <w:spacing w:val="-2"/>
        </w:rPr>
        <w:t>The testing stage is of major importance in making sure that the system is fit to meet the end-user's requirements. Some of the identified issues related to the system were dealt with, making sure the system functions at an optimum level and meets the requirements of the end-users through beta testing and surveys.</w:t>
      </w:r>
    </w:p>
    <w:p w14:paraId="70F1B9BE" w14:textId="61FEE76F" w:rsidR="00A73D24" w:rsidRDefault="00A73D24" w:rsidP="00F27FF4">
      <w:pPr>
        <w:pStyle w:val="BodyText"/>
        <w:spacing w:line="480" w:lineRule="auto"/>
        <w:jc w:val="both"/>
        <w:rPr>
          <w:b w:val="0"/>
          <w:bCs w:val="0"/>
          <w:spacing w:val="-2"/>
        </w:rPr>
      </w:pPr>
      <w:r>
        <w:rPr>
          <w:b w:val="0"/>
          <w:bCs w:val="0"/>
          <w:spacing w:val="-2"/>
        </w:rPr>
        <w:tab/>
        <w:t>During deployment. After thorough development and testing of the system, the next step is to deploy it online. This stage ensures that the system is made available to who has account to the alumni trace management system. This ensures that end-users can access and benefit from the system's features, marking the completion of the development process.</w:t>
      </w:r>
    </w:p>
    <w:p w14:paraId="651010D1" w14:textId="5D2B0D64" w:rsidR="008523ED" w:rsidRDefault="00A73D24" w:rsidP="00F27FF4">
      <w:pPr>
        <w:pStyle w:val="BodyText"/>
        <w:spacing w:line="480" w:lineRule="auto"/>
        <w:jc w:val="both"/>
        <w:rPr>
          <w:b w:val="0"/>
          <w:bCs w:val="0"/>
          <w:spacing w:val="-2"/>
        </w:rPr>
      </w:pPr>
      <w:r>
        <w:rPr>
          <w:b w:val="0"/>
          <w:bCs w:val="0"/>
          <w:spacing w:val="-2"/>
        </w:rPr>
        <w:tab/>
        <w:t xml:space="preserve">It also focuses on the review of specific functions and errors to ensure the system functions optimally. Developers can look at the system functions with regard to identifying and fixing issues with the system before the system is released to the </w:t>
      </w:r>
      <w:r>
        <w:rPr>
          <w:b w:val="0"/>
          <w:bCs w:val="0"/>
          <w:spacing w:val="-2"/>
        </w:rPr>
        <w:lastRenderedPageBreak/>
        <w:t>end-users. This review also needs to cover UI functions, security functions, and performance functions. The errors review also needs to include deployment errors, compatibility errors, and logical errors to ensure that the system is stable and secure.</w:t>
      </w:r>
    </w:p>
    <w:p w14:paraId="399C27CF" w14:textId="77777777" w:rsidR="00F27FF4" w:rsidRPr="00F27FF4" w:rsidRDefault="00F27FF4" w:rsidP="00F27FF4">
      <w:pPr>
        <w:pStyle w:val="BodyText"/>
        <w:jc w:val="both"/>
        <w:rPr>
          <w:b w:val="0"/>
          <w:bCs w:val="0"/>
          <w:spacing w:val="-2"/>
        </w:rPr>
      </w:pPr>
    </w:p>
    <w:p w14:paraId="624AC268" w14:textId="390478BE" w:rsidR="0085197D" w:rsidRPr="008121BC" w:rsidRDefault="00224534" w:rsidP="008121BC">
      <w:pPr>
        <w:spacing w:after="0" w:line="480" w:lineRule="auto"/>
        <w:rPr>
          <w:rFonts w:ascii="Arial" w:hAnsi="Arial" w:cs="Arial"/>
          <w:b/>
          <w:sz w:val="24"/>
          <w:szCs w:val="24"/>
        </w:rPr>
      </w:pPr>
      <w:r w:rsidRPr="008121BC">
        <w:rPr>
          <w:rFonts w:ascii="Arial" w:hAnsi="Arial" w:cs="Arial"/>
          <w:b/>
          <w:sz w:val="24"/>
          <w:szCs w:val="24"/>
        </w:rPr>
        <w:t>Input-Process-Output</w:t>
      </w:r>
    </w:p>
    <w:p w14:paraId="02BE0C2C" w14:textId="0EB58B00" w:rsidR="00224534" w:rsidRPr="00673BA3" w:rsidRDefault="00224534" w:rsidP="004A2789">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diagram in Figure 2 shows various information to input and process so that desired output will be obtained.</w:t>
      </w:r>
    </w:p>
    <w:p w14:paraId="0D8679E5" w14:textId="020DAAE8" w:rsidR="00224534" w:rsidRDefault="0083714E" w:rsidP="006E5D37">
      <w:pPr>
        <w:spacing w:after="0" w:line="480" w:lineRule="auto"/>
        <w:jc w:val="both"/>
        <w:rPr>
          <w:rFonts w:ascii="Arial" w:hAnsi="Arial" w:cs="Arial"/>
          <w:bCs/>
          <w:sz w:val="24"/>
          <w:szCs w:val="24"/>
        </w:rPr>
      </w:pPr>
      <w:r>
        <w:rPr>
          <w:rFonts w:ascii="Arial" w:hAnsi="Arial" w:cs="Arial"/>
          <w:bCs/>
          <w:noProof/>
          <w:sz w:val="24"/>
          <w:szCs w:val="24"/>
        </w:rPr>
        <w:drawing>
          <wp:anchor distT="0" distB="0" distL="114300" distR="114300" simplePos="0" relativeHeight="251749376" behindDoc="0" locked="0" layoutInCell="1" allowOverlap="1" wp14:anchorId="6162400D" wp14:editId="5CA679ED">
            <wp:simplePos x="0" y="0"/>
            <wp:positionH relativeFrom="column">
              <wp:posOffset>0</wp:posOffset>
            </wp:positionH>
            <wp:positionV relativeFrom="paragraph">
              <wp:posOffset>173</wp:posOffset>
            </wp:positionV>
            <wp:extent cx="5486400" cy="2334491"/>
            <wp:effectExtent l="19050" t="19050" r="19050" b="27940"/>
            <wp:wrapNone/>
            <wp:docPr id="2108978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78882" name="Picture 21089788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5787" cy="23384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5737DDB" w14:textId="1A036D07" w:rsidR="007C2B45" w:rsidRDefault="007C2B45" w:rsidP="006E5D37">
      <w:pPr>
        <w:spacing w:after="0" w:line="480" w:lineRule="auto"/>
        <w:jc w:val="both"/>
        <w:rPr>
          <w:rFonts w:ascii="Arial" w:hAnsi="Arial" w:cs="Arial"/>
          <w:bCs/>
          <w:sz w:val="24"/>
          <w:szCs w:val="24"/>
        </w:rPr>
      </w:pPr>
    </w:p>
    <w:p w14:paraId="71616F56" w14:textId="46EF18DD" w:rsidR="007C2B45" w:rsidRDefault="007C2B45" w:rsidP="006E5D37">
      <w:pPr>
        <w:spacing w:after="0" w:line="480" w:lineRule="auto"/>
        <w:jc w:val="both"/>
        <w:rPr>
          <w:rFonts w:ascii="Arial" w:hAnsi="Arial" w:cs="Arial"/>
          <w:bCs/>
          <w:sz w:val="24"/>
          <w:szCs w:val="24"/>
        </w:rPr>
      </w:pPr>
    </w:p>
    <w:p w14:paraId="0C1899BA" w14:textId="20E44AF8" w:rsidR="007C2B45" w:rsidRDefault="007C2B45" w:rsidP="006E5D37">
      <w:pPr>
        <w:spacing w:after="0" w:line="480" w:lineRule="auto"/>
        <w:jc w:val="both"/>
        <w:rPr>
          <w:rFonts w:ascii="Arial" w:hAnsi="Arial" w:cs="Arial"/>
          <w:bCs/>
          <w:sz w:val="24"/>
          <w:szCs w:val="24"/>
        </w:rPr>
      </w:pPr>
    </w:p>
    <w:p w14:paraId="4C36D94D" w14:textId="27CFEDF6" w:rsidR="007C2B45" w:rsidRPr="00673BA3" w:rsidRDefault="007C2B45" w:rsidP="006E5D37">
      <w:pPr>
        <w:spacing w:after="0" w:line="480" w:lineRule="auto"/>
        <w:jc w:val="both"/>
        <w:rPr>
          <w:rFonts w:ascii="Arial" w:hAnsi="Arial" w:cs="Arial"/>
          <w:b/>
          <w:sz w:val="24"/>
          <w:szCs w:val="24"/>
        </w:rPr>
      </w:pPr>
    </w:p>
    <w:p w14:paraId="5C675382" w14:textId="324E4C05" w:rsidR="005B0223" w:rsidRDefault="005B0223" w:rsidP="005B0223">
      <w:pPr>
        <w:spacing w:after="0" w:line="240" w:lineRule="auto"/>
        <w:rPr>
          <w:rFonts w:ascii="Arial" w:hAnsi="Arial" w:cs="Arial"/>
          <w:bCs/>
          <w:sz w:val="24"/>
          <w:szCs w:val="24"/>
        </w:rPr>
      </w:pPr>
    </w:p>
    <w:p w14:paraId="05F2DCEB" w14:textId="1819A5FE" w:rsidR="005B0223" w:rsidRDefault="005B0223" w:rsidP="00A9729B">
      <w:pPr>
        <w:spacing w:after="0" w:line="240" w:lineRule="auto"/>
        <w:jc w:val="center"/>
        <w:rPr>
          <w:rFonts w:ascii="Arial" w:hAnsi="Arial" w:cs="Arial"/>
          <w:bCs/>
          <w:sz w:val="24"/>
          <w:szCs w:val="24"/>
        </w:rPr>
      </w:pPr>
    </w:p>
    <w:p w14:paraId="35D65B34" w14:textId="6C4C0931" w:rsidR="005B0223" w:rsidRDefault="005B0223" w:rsidP="00A9729B">
      <w:pPr>
        <w:spacing w:after="0" w:line="240" w:lineRule="auto"/>
        <w:jc w:val="center"/>
        <w:rPr>
          <w:rFonts w:ascii="Arial" w:hAnsi="Arial" w:cs="Arial"/>
          <w:bCs/>
          <w:sz w:val="24"/>
          <w:szCs w:val="24"/>
        </w:rPr>
      </w:pPr>
    </w:p>
    <w:p w14:paraId="7288EB14" w14:textId="55F13DA2" w:rsidR="00A9729B" w:rsidRDefault="00A9729B" w:rsidP="00A9729B">
      <w:pPr>
        <w:spacing w:after="0" w:line="240" w:lineRule="auto"/>
        <w:jc w:val="center"/>
        <w:rPr>
          <w:rFonts w:ascii="Arial" w:hAnsi="Arial" w:cs="Arial"/>
          <w:bCs/>
          <w:sz w:val="24"/>
          <w:szCs w:val="24"/>
        </w:rPr>
      </w:pPr>
    </w:p>
    <w:p w14:paraId="7990B620" w14:textId="77777777" w:rsidR="005B0223" w:rsidRDefault="005B0223" w:rsidP="0083714E">
      <w:pPr>
        <w:spacing w:after="0" w:line="240" w:lineRule="auto"/>
        <w:rPr>
          <w:rFonts w:ascii="Arial" w:hAnsi="Arial" w:cs="Arial"/>
          <w:bCs/>
          <w:sz w:val="24"/>
          <w:szCs w:val="24"/>
        </w:rPr>
      </w:pPr>
    </w:p>
    <w:p w14:paraId="24A03FC5" w14:textId="77777777" w:rsidR="005B0223" w:rsidRDefault="005B0223" w:rsidP="00A9729B">
      <w:pPr>
        <w:spacing w:after="0" w:line="240" w:lineRule="auto"/>
        <w:jc w:val="center"/>
        <w:rPr>
          <w:rFonts w:ascii="Arial" w:hAnsi="Arial" w:cs="Arial"/>
          <w:bCs/>
          <w:sz w:val="24"/>
          <w:szCs w:val="24"/>
        </w:rPr>
      </w:pPr>
    </w:p>
    <w:p w14:paraId="26A7F12C" w14:textId="736A603E" w:rsidR="008B6152" w:rsidRDefault="00A9729B" w:rsidP="00A9729B">
      <w:pPr>
        <w:spacing w:after="0" w:line="240" w:lineRule="auto"/>
        <w:jc w:val="center"/>
        <w:rPr>
          <w:rFonts w:ascii="Arial" w:hAnsi="Arial" w:cs="Arial"/>
          <w:bCs/>
          <w:sz w:val="24"/>
          <w:szCs w:val="24"/>
        </w:rPr>
      </w:pPr>
      <w:r w:rsidRPr="00A9729B">
        <w:rPr>
          <w:rFonts w:ascii="Arial" w:hAnsi="Arial" w:cs="Arial"/>
          <w:bCs/>
          <w:sz w:val="24"/>
          <w:szCs w:val="24"/>
        </w:rPr>
        <w:t>Figure 2. Flow of the study</w:t>
      </w:r>
    </w:p>
    <w:p w14:paraId="35F47E37" w14:textId="0580A6E4" w:rsidR="00A9729B" w:rsidRPr="00A9729B" w:rsidRDefault="00A9729B" w:rsidP="00A9729B">
      <w:pPr>
        <w:spacing w:after="0" w:line="240" w:lineRule="auto"/>
        <w:jc w:val="center"/>
        <w:rPr>
          <w:rFonts w:ascii="Arial" w:hAnsi="Arial" w:cs="Arial"/>
          <w:bCs/>
          <w:sz w:val="24"/>
          <w:szCs w:val="24"/>
        </w:rPr>
      </w:pPr>
    </w:p>
    <w:p w14:paraId="7636BF93" w14:textId="2E4CB8D2" w:rsidR="008B6152" w:rsidRDefault="008B6152" w:rsidP="007C2B45">
      <w:pPr>
        <w:spacing w:after="0" w:line="240" w:lineRule="auto"/>
        <w:jc w:val="both"/>
        <w:rPr>
          <w:rFonts w:ascii="Arial" w:hAnsi="Arial" w:cs="Arial"/>
          <w:b/>
          <w:sz w:val="24"/>
          <w:szCs w:val="24"/>
        </w:rPr>
      </w:pPr>
    </w:p>
    <w:p w14:paraId="30E4BCB5" w14:textId="6EE94C4E" w:rsidR="005B0223" w:rsidRDefault="005B0223" w:rsidP="006E5D37">
      <w:pPr>
        <w:spacing w:after="0" w:line="480" w:lineRule="auto"/>
        <w:jc w:val="both"/>
        <w:rPr>
          <w:rFonts w:ascii="Arial" w:hAnsi="Arial" w:cs="Arial"/>
          <w:b/>
          <w:sz w:val="24"/>
          <w:szCs w:val="24"/>
        </w:rPr>
      </w:pPr>
    </w:p>
    <w:p w14:paraId="6E7E4454" w14:textId="77777777" w:rsidR="005B0223" w:rsidRDefault="005B0223" w:rsidP="006E5D37">
      <w:pPr>
        <w:spacing w:after="0" w:line="480" w:lineRule="auto"/>
        <w:jc w:val="both"/>
        <w:rPr>
          <w:rFonts w:ascii="Arial" w:hAnsi="Arial" w:cs="Arial"/>
          <w:b/>
          <w:sz w:val="24"/>
          <w:szCs w:val="24"/>
        </w:rPr>
      </w:pPr>
    </w:p>
    <w:p w14:paraId="716ED049" w14:textId="77777777" w:rsidR="005B0223" w:rsidRDefault="005B0223" w:rsidP="006E5D37">
      <w:pPr>
        <w:spacing w:after="0" w:line="480" w:lineRule="auto"/>
        <w:jc w:val="both"/>
        <w:rPr>
          <w:rFonts w:ascii="Arial" w:hAnsi="Arial" w:cs="Arial"/>
          <w:b/>
          <w:sz w:val="24"/>
          <w:szCs w:val="24"/>
        </w:rPr>
      </w:pPr>
    </w:p>
    <w:p w14:paraId="0E401FA6" w14:textId="77777777" w:rsidR="005B0223" w:rsidRDefault="005B0223" w:rsidP="006E5D37">
      <w:pPr>
        <w:spacing w:after="0" w:line="480" w:lineRule="auto"/>
        <w:jc w:val="both"/>
        <w:rPr>
          <w:rFonts w:ascii="Arial" w:hAnsi="Arial" w:cs="Arial"/>
          <w:b/>
          <w:sz w:val="24"/>
          <w:szCs w:val="24"/>
        </w:rPr>
      </w:pPr>
    </w:p>
    <w:p w14:paraId="35EC90AA" w14:textId="77777777" w:rsidR="005B0223" w:rsidRDefault="005B0223" w:rsidP="006E5D37">
      <w:pPr>
        <w:spacing w:after="0" w:line="480" w:lineRule="auto"/>
        <w:jc w:val="both"/>
        <w:rPr>
          <w:rFonts w:ascii="Arial" w:hAnsi="Arial" w:cs="Arial"/>
          <w:b/>
          <w:sz w:val="24"/>
          <w:szCs w:val="24"/>
        </w:rPr>
      </w:pPr>
    </w:p>
    <w:p w14:paraId="1195029E" w14:textId="77777777" w:rsidR="005B0223" w:rsidRDefault="005B0223" w:rsidP="006E5D37">
      <w:pPr>
        <w:spacing w:after="0" w:line="480" w:lineRule="auto"/>
        <w:jc w:val="both"/>
        <w:rPr>
          <w:rFonts w:ascii="Arial" w:hAnsi="Arial" w:cs="Arial"/>
          <w:b/>
          <w:sz w:val="24"/>
          <w:szCs w:val="24"/>
        </w:rPr>
      </w:pPr>
    </w:p>
    <w:p w14:paraId="49216775" w14:textId="4F7689E5" w:rsidR="0085197D" w:rsidRPr="00673BA3" w:rsidRDefault="00000000" w:rsidP="006E5D37">
      <w:pPr>
        <w:spacing w:after="0" w:line="480" w:lineRule="auto"/>
        <w:jc w:val="both"/>
        <w:rPr>
          <w:rFonts w:ascii="Arial" w:hAnsi="Arial" w:cs="Arial"/>
          <w:b/>
          <w:sz w:val="24"/>
          <w:szCs w:val="24"/>
        </w:rPr>
      </w:pPr>
      <w:r w:rsidRPr="00673BA3">
        <w:rPr>
          <w:rFonts w:ascii="Arial" w:hAnsi="Arial" w:cs="Arial"/>
          <w:b/>
          <w:sz w:val="24"/>
          <w:szCs w:val="24"/>
        </w:rPr>
        <w:t>Functional Requirements</w:t>
      </w:r>
    </w:p>
    <w:p w14:paraId="0F49D9DF" w14:textId="0AAF5833" w:rsidR="00092FCC" w:rsidRPr="00673BA3" w:rsidRDefault="00092FCC" w:rsidP="006E5D37">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The functional requirements highlighted the specific functionalities that the system should be able to perform, successfully.</w:t>
      </w:r>
    </w:p>
    <w:p w14:paraId="78FF272F" w14:textId="011E636F" w:rsidR="00092FCC" w:rsidRPr="00673BA3" w:rsidRDefault="00092FCC" w:rsidP="00092FCC">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Description of the database entered into the system are:</w:t>
      </w:r>
    </w:p>
    <w:p w14:paraId="3CD70005" w14:textId="5FD3F051" w:rsidR="0085197D"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Alumni information </w:t>
      </w:r>
    </w:p>
    <w:p w14:paraId="32137705" w14:textId="1ADA57B5" w:rsidR="0052095C" w:rsidRPr="00673BA3" w:rsidRDefault="0052095C" w:rsidP="00A74A52">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Admin Information</w:t>
      </w:r>
    </w:p>
    <w:p w14:paraId="6A6C7072" w14:textId="157D4F4A" w:rsidR="00A74A52" w:rsidRDefault="0052095C" w:rsidP="001F2EB4">
      <w:pPr>
        <w:pStyle w:val="ListParagraph"/>
        <w:numPr>
          <w:ilvl w:val="0"/>
          <w:numId w:val="10"/>
        </w:numPr>
        <w:spacing w:after="0" w:line="480" w:lineRule="auto"/>
        <w:jc w:val="both"/>
        <w:rPr>
          <w:rFonts w:ascii="Arial" w:hAnsi="Arial" w:cs="Arial"/>
          <w:bCs/>
          <w:sz w:val="24"/>
          <w:szCs w:val="24"/>
        </w:rPr>
      </w:pPr>
      <w:r w:rsidRPr="00673BA3">
        <w:rPr>
          <w:rFonts w:ascii="Arial" w:hAnsi="Arial" w:cs="Arial"/>
          <w:bCs/>
          <w:sz w:val="24"/>
          <w:szCs w:val="24"/>
        </w:rPr>
        <w:t xml:space="preserve"> </w:t>
      </w:r>
      <w:r w:rsidR="00957D4E">
        <w:rPr>
          <w:rFonts w:ascii="Arial" w:hAnsi="Arial" w:cs="Arial"/>
          <w:bCs/>
          <w:sz w:val="24"/>
          <w:szCs w:val="24"/>
        </w:rPr>
        <w:t>Personnel information</w:t>
      </w:r>
    </w:p>
    <w:p w14:paraId="655A8831" w14:textId="381A4A3F" w:rsidR="0052095C" w:rsidRPr="00673BA3" w:rsidRDefault="0052095C" w:rsidP="0052095C">
      <w:pPr>
        <w:spacing w:after="0" w:line="480" w:lineRule="auto"/>
        <w:jc w:val="both"/>
        <w:rPr>
          <w:rFonts w:ascii="Arial" w:hAnsi="Arial" w:cs="Arial"/>
          <w:b/>
          <w:sz w:val="24"/>
          <w:szCs w:val="24"/>
        </w:rPr>
      </w:pPr>
      <w:r w:rsidRPr="00673BA3">
        <w:rPr>
          <w:rFonts w:ascii="Arial" w:hAnsi="Arial" w:cs="Arial"/>
          <w:b/>
          <w:sz w:val="24"/>
          <w:szCs w:val="24"/>
        </w:rPr>
        <w:t>Interface Requirements</w:t>
      </w:r>
    </w:p>
    <w:p w14:paraId="6CA34BD1" w14:textId="1D61CE77" w:rsidR="0052095C" w:rsidRPr="003311A3" w:rsidRDefault="00C35974" w:rsidP="003311A3">
      <w:pPr>
        <w:pStyle w:val="ListParagraph"/>
        <w:numPr>
          <w:ilvl w:val="0"/>
          <w:numId w:val="39"/>
        </w:numPr>
        <w:spacing w:after="0" w:line="480" w:lineRule="auto"/>
        <w:jc w:val="both"/>
        <w:rPr>
          <w:rFonts w:ascii="Arial" w:hAnsi="Arial" w:cs="Arial"/>
          <w:bCs/>
          <w:sz w:val="24"/>
          <w:szCs w:val="24"/>
        </w:rPr>
      </w:pPr>
      <w:r w:rsidRPr="003311A3">
        <w:rPr>
          <w:rFonts w:ascii="Arial" w:hAnsi="Arial" w:cs="Arial"/>
          <w:bCs/>
          <w:sz w:val="24"/>
          <w:szCs w:val="24"/>
        </w:rPr>
        <w:t>Accept text and numeric data entry</w:t>
      </w:r>
    </w:p>
    <w:p w14:paraId="665CD694" w14:textId="3AC5551D" w:rsidR="00C35974" w:rsidRPr="00673BA3" w:rsidRDefault="00C35974" w:rsidP="003311A3">
      <w:pPr>
        <w:pStyle w:val="ListParagraph"/>
        <w:numPr>
          <w:ilvl w:val="0"/>
          <w:numId w:val="39"/>
        </w:numPr>
        <w:spacing w:after="0" w:line="480" w:lineRule="auto"/>
        <w:jc w:val="both"/>
        <w:rPr>
          <w:rFonts w:ascii="Arial" w:hAnsi="Arial" w:cs="Arial"/>
          <w:bCs/>
          <w:sz w:val="24"/>
          <w:szCs w:val="24"/>
        </w:rPr>
      </w:pPr>
      <w:r w:rsidRPr="00673BA3">
        <w:rPr>
          <w:rFonts w:ascii="Arial" w:hAnsi="Arial" w:cs="Arial"/>
          <w:bCs/>
          <w:sz w:val="24"/>
          <w:szCs w:val="24"/>
        </w:rPr>
        <w:t>Design is responsive to some browser</w:t>
      </w:r>
    </w:p>
    <w:p w14:paraId="3C5901DE" w14:textId="77777777" w:rsidR="00A74A52" w:rsidRPr="00673BA3" w:rsidRDefault="00A74A52" w:rsidP="007C2B45">
      <w:pPr>
        <w:pStyle w:val="ListParagraph"/>
        <w:spacing w:after="0" w:line="240" w:lineRule="auto"/>
        <w:ind w:left="1440"/>
        <w:jc w:val="both"/>
        <w:rPr>
          <w:rFonts w:ascii="Arial" w:hAnsi="Arial" w:cs="Arial"/>
          <w:bCs/>
          <w:sz w:val="24"/>
          <w:szCs w:val="24"/>
        </w:rPr>
      </w:pPr>
    </w:p>
    <w:p w14:paraId="299C5D3E" w14:textId="20C56D2A"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Regulatory/Compliance Requirements</w:t>
      </w:r>
    </w:p>
    <w:p w14:paraId="15891314" w14:textId="6B48723B"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 xml:space="preserve">Only </w:t>
      </w:r>
      <w:r w:rsidR="007A3092">
        <w:rPr>
          <w:rFonts w:ascii="Arial" w:hAnsi="Arial" w:cs="Arial"/>
          <w:bCs/>
          <w:sz w:val="24"/>
          <w:szCs w:val="24"/>
        </w:rPr>
        <w:t>a</w:t>
      </w:r>
      <w:r w:rsidRPr="00673BA3">
        <w:rPr>
          <w:rFonts w:ascii="Arial" w:hAnsi="Arial" w:cs="Arial"/>
          <w:bCs/>
          <w:sz w:val="24"/>
          <w:szCs w:val="24"/>
        </w:rPr>
        <w:t>dmin can use the full functions of the system</w:t>
      </w:r>
    </w:p>
    <w:p w14:paraId="2EDC38AB" w14:textId="45B22DBD"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Only registered alumni can login</w:t>
      </w:r>
    </w:p>
    <w:p w14:paraId="6B0944B3" w14:textId="269B33C1" w:rsidR="00C35974" w:rsidRPr="00673BA3" w:rsidRDefault="00C35974" w:rsidP="00A74A52">
      <w:pPr>
        <w:pStyle w:val="ListParagraph"/>
        <w:numPr>
          <w:ilvl w:val="0"/>
          <w:numId w:val="8"/>
        </w:numPr>
        <w:spacing w:after="0" w:line="480" w:lineRule="auto"/>
        <w:jc w:val="both"/>
        <w:rPr>
          <w:rFonts w:ascii="Arial" w:hAnsi="Arial" w:cs="Arial"/>
          <w:bCs/>
          <w:sz w:val="24"/>
          <w:szCs w:val="24"/>
        </w:rPr>
      </w:pPr>
      <w:r w:rsidRPr="00673BA3">
        <w:rPr>
          <w:rFonts w:ascii="Arial" w:hAnsi="Arial" w:cs="Arial"/>
          <w:bCs/>
          <w:sz w:val="24"/>
          <w:szCs w:val="24"/>
        </w:rPr>
        <w:t>All data that be entered in the system should be accurate</w:t>
      </w:r>
    </w:p>
    <w:p w14:paraId="7816B990" w14:textId="77777777" w:rsidR="00A74A52" w:rsidRPr="00673BA3" w:rsidRDefault="00A74A52" w:rsidP="007C2B45">
      <w:pPr>
        <w:pStyle w:val="ListParagraph"/>
        <w:spacing w:after="0" w:line="240" w:lineRule="auto"/>
        <w:jc w:val="both"/>
        <w:rPr>
          <w:rFonts w:ascii="Arial" w:hAnsi="Arial" w:cs="Arial"/>
          <w:bCs/>
          <w:sz w:val="24"/>
          <w:szCs w:val="24"/>
        </w:rPr>
      </w:pPr>
    </w:p>
    <w:p w14:paraId="7DCD08AD" w14:textId="6DFB0417" w:rsidR="00C35974" w:rsidRPr="00673BA3" w:rsidRDefault="00C35974" w:rsidP="00C35974">
      <w:pPr>
        <w:spacing w:after="0" w:line="480" w:lineRule="auto"/>
        <w:jc w:val="both"/>
        <w:rPr>
          <w:rFonts w:ascii="Arial" w:hAnsi="Arial" w:cs="Arial"/>
          <w:b/>
          <w:sz w:val="24"/>
          <w:szCs w:val="24"/>
        </w:rPr>
      </w:pPr>
      <w:r w:rsidRPr="00673BA3">
        <w:rPr>
          <w:rFonts w:ascii="Arial" w:hAnsi="Arial" w:cs="Arial"/>
          <w:b/>
          <w:sz w:val="24"/>
          <w:szCs w:val="24"/>
        </w:rPr>
        <w:t>Security Requirements</w:t>
      </w:r>
    </w:p>
    <w:p w14:paraId="5376E896" w14:textId="2BA6D696" w:rsidR="006428A8" w:rsidRPr="007A3092" w:rsidRDefault="007A3092" w:rsidP="007A3092">
      <w:pPr>
        <w:pStyle w:val="ListParagraph"/>
        <w:numPr>
          <w:ilvl w:val="0"/>
          <w:numId w:val="13"/>
        </w:numPr>
        <w:spacing w:after="0" w:line="480" w:lineRule="auto"/>
        <w:jc w:val="both"/>
        <w:rPr>
          <w:rFonts w:ascii="Arial" w:hAnsi="Arial" w:cs="Arial"/>
          <w:bCs/>
          <w:sz w:val="24"/>
          <w:szCs w:val="24"/>
        </w:rPr>
      </w:pPr>
      <w:r>
        <w:rPr>
          <w:rFonts w:ascii="Arial" w:hAnsi="Arial" w:cs="Arial"/>
          <w:bCs/>
          <w:sz w:val="24"/>
          <w:szCs w:val="24"/>
        </w:rPr>
        <w:t>A</w:t>
      </w:r>
      <w:r w:rsidR="00C35974" w:rsidRPr="00673BA3">
        <w:rPr>
          <w:rFonts w:ascii="Arial" w:hAnsi="Arial" w:cs="Arial"/>
          <w:bCs/>
          <w:sz w:val="24"/>
          <w:szCs w:val="24"/>
        </w:rPr>
        <w:t xml:space="preserve">dmin is the only can create account for </w:t>
      </w:r>
      <w:r>
        <w:rPr>
          <w:rFonts w:ascii="Arial" w:hAnsi="Arial" w:cs="Arial"/>
          <w:bCs/>
          <w:sz w:val="24"/>
          <w:szCs w:val="24"/>
        </w:rPr>
        <w:t>users</w:t>
      </w:r>
    </w:p>
    <w:p w14:paraId="7C35CCB2" w14:textId="77777777" w:rsidR="00A74A52" w:rsidRPr="00673BA3" w:rsidRDefault="00A74A52" w:rsidP="007C2B45">
      <w:pPr>
        <w:pStyle w:val="ListParagraph"/>
        <w:spacing w:after="0" w:line="240" w:lineRule="auto"/>
        <w:jc w:val="both"/>
        <w:rPr>
          <w:rFonts w:ascii="Arial" w:hAnsi="Arial" w:cs="Arial"/>
          <w:bCs/>
          <w:sz w:val="24"/>
          <w:szCs w:val="24"/>
        </w:rPr>
      </w:pPr>
    </w:p>
    <w:p w14:paraId="1A99E4D2" w14:textId="77777777" w:rsidR="00EC2333" w:rsidRDefault="00EC2333" w:rsidP="006428A8">
      <w:pPr>
        <w:spacing w:after="0" w:line="480" w:lineRule="auto"/>
        <w:jc w:val="both"/>
        <w:rPr>
          <w:rFonts w:ascii="Arial" w:hAnsi="Arial" w:cs="Arial"/>
          <w:b/>
          <w:sz w:val="24"/>
          <w:szCs w:val="24"/>
        </w:rPr>
      </w:pPr>
    </w:p>
    <w:p w14:paraId="290FA237" w14:textId="77777777" w:rsidR="00EC2333" w:rsidRDefault="00EC2333" w:rsidP="006428A8">
      <w:pPr>
        <w:spacing w:after="0" w:line="480" w:lineRule="auto"/>
        <w:jc w:val="both"/>
        <w:rPr>
          <w:rFonts w:ascii="Arial" w:hAnsi="Arial" w:cs="Arial"/>
          <w:b/>
          <w:sz w:val="24"/>
          <w:szCs w:val="24"/>
        </w:rPr>
      </w:pPr>
    </w:p>
    <w:p w14:paraId="4B1C39E1" w14:textId="1CEC1C8A" w:rsidR="00C35974"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Non-functional Requirements</w:t>
      </w:r>
      <w:r w:rsidR="00C35974" w:rsidRPr="00673BA3">
        <w:rPr>
          <w:rFonts w:ascii="Arial" w:hAnsi="Arial" w:cs="Arial"/>
          <w:b/>
          <w:sz w:val="24"/>
          <w:szCs w:val="24"/>
        </w:rPr>
        <w:t xml:space="preserve"> </w:t>
      </w:r>
    </w:p>
    <w:p w14:paraId="4F9F4B75" w14:textId="114A9D9A" w:rsidR="00A74A52" w:rsidRPr="00673BA3" w:rsidRDefault="00A74A52" w:rsidP="006428A8">
      <w:pPr>
        <w:spacing w:after="0" w:line="480" w:lineRule="auto"/>
        <w:jc w:val="both"/>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This refers to the faculties that are non-functional. This includes the following:</w:t>
      </w:r>
    </w:p>
    <w:p w14:paraId="43DABBD3" w14:textId="4FD35D5B"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Security</w:t>
      </w:r>
    </w:p>
    <w:p w14:paraId="7F7CC715" w14:textId="717336EF" w:rsidR="006428A8" w:rsidRPr="00673BA3" w:rsidRDefault="006428A8"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Login Requirements</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the user must provide valid credentials</w:t>
      </w:r>
    </w:p>
    <w:p w14:paraId="5FD66A31" w14:textId="77777777" w:rsidR="00450A8E" w:rsidRPr="00673BA3" w:rsidRDefault="00450A8E" w:rsidP="007C2B45">
      <w:pPr>
        <w:pStyle w:val="ListParagraph"/>
        <w:spacing w:after="0" w:line="240" w:lineRule="auto"/>
        <w:jc w:val="both"/>
        <w:rPr>
          <w:rFonts w:ascii="Arial" w:hAnsi="Arial" w:cs="Arial"/>
          <w:bCs/>
          <w:sz w:val="24"/>
          <w:szCs w:val="24"/>
        </w:rPr>
      </w:pPr>
    </w:p>
    <w:p w14:paraId="059913B8" w14:textId="5A859667"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Performance</w:t>
      </w:r>
    </w:p>
    <w:p w14:paraId="2194FCA9" w14:textId="6CED24C4" w:rsidR="006428A8" w:rsidRPr="00673BA3" w:rsidRDefault="00C367FC" w:rsidP="00450A8E">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Response time</w:t>
      </w:r>
      <w:r w:rsidRPr="00673BA3">
        <w:rPr>
          <w:rFonts w:ascii="Arial" w:hAnsi="Arial" w:cs="Arial"/>
          <w:bCs/>
          <w:sz w:val="24"/>
          <w:szCs w:val="24"/>
        </w:rPr>
        <w:t xml:space="preserve"> </w:t>
      </w:r>
      <w:r w:rsidR="002759AF" w:rsidRPr="00673BA3">
        <w:rPr>
          <w:rFonts w:ascii="Arial" w:hAnsi="Arial" w:cs="Arial"/>
          <w:bCs/>
          <w:sz w:val="24"/>
          <w:szCs w:val="24"/>
        </w:rPr>
        <w:t>-</w:t>
      </w:r>
      <w:r w:rsidR="00450A8E" w:rsidRPr="00673BA3">
        <w:rPr>
          <w:rFonts w:ascii="Arial" w:hAnsi="Arial" w:cs="Arial"/>
          <w:bCs/>
          <w:sz w:val="24"/>
          <w:szCs w:val="24"/>
        </w:rPr>
        <w:t xml:space="preserve"> </w:t>
      </w:r>
      <w:r w:rsidRPr="00673BA3">
        <w:rPr>
          <w:rFonts w:ascii="Arial" w:hAnsi="Arial" w:cs="Arial"/>
          <w:bCs/>
          <w:sz w:val="24"/>
          <w:szCs w:val="24"/>
        </w:rPr>
        <w:t>system load run to 5~10 seconds to display on the screen.</w:t>
      </w:r>
    </w:p>
    <w:p w14:paraId="64FD7E4D" w14:textId="0E78C8E9" w:rsidR="00450A8E" w:rsidRPr="007C2B45" w:rsidRDefault="006428A8" w:rsidP="007C2B45">
      <w:pPr>
        <w:pStyle w:val="ListParagraph"/>
        <w:numPr>
          <w:ilvl w:val="0"/>
          <w:numId w:val="15"/>
        </w:numPr>
        <w:spacing w:after="0" w:line="480" w:lineRule="auto"/>
        <w:jc w:val="both"/>
        <w:rPr>
          <w:rFonts w:ascii="Arial" w:hAnsi="Arial" w:cs="Arial"/>
          <w:bCs/>
          <w:sz w:val="24"/>
          <w:szCs w:val="24"/>
        </w:rPr>
      </w:pPr>
      <w:r w:rsidRPr="00673BA3">
        <w:rPr>
          <w:rFonts w:ascii="Arial" w:hAnsi="Arial" w:cs="Arial"/>
          <w:b/>
          <w:sz w:val="24"/>
          <w:szCs w:val="24"/>
        </w:rPr>
        <w:t>Query and reporting time</w:t>
      </w:r>
      <w:r w:rsidRPr="00673BA3">
        <w:rPr>
          <w:rFonts w:ascii="Arial" w:hAnsi="Arial" w:cs="Arial"/>
          <w:bCs/>
          <w:sz w:val="24"/>
          <w:szCs w:val="24"/>
        </w:rPr>
        <w:t xml:space="preserve"> </w:t>
      </w:r>
      <w:r w:rsidR="002759AF" w:rsidRPr="00673BA3">
        <w:rPr>
          <w:rFonts w:ascii="Arial" w:hAnsi="Arial" w:cs="Arial"/>
          <w:bCs/>
          <w:sz w:val="24"/>
          <w:szCs w:val="24"/>
        </w:rPr>
        <w:t>-</w:t>
      </w:r>
      <w:r w:rsidR="00C367FC" w:rsidRPr="00673BA3">
        <w:rPr>
          <w:rFonts w:ascii="Arial" w:hAnsi="Arial" w:cs="Arial"/>
          <w:bCs/>
          <w:sz w:val="24"/>
          <w:szCs w:val="24"/>
        </w:rPr>
        <w:t xml:space="preserve"> fast retrieval and display of alumni information to answer any admin query or support report generation requirements with a time out of not more than 10 seconds to result in quick accessibility to the super admin and admin.</w:t>
      </w:r>
    </w:p>
    <w:p w14:paraId="3F6E81BE" w14:textId="615CFD62" w:rsidR="006428A8" w:rsidRPr="00673BA3" w:rsidRDefault="006428A8" w:rsidP="006428A8">
      <w:pPr>
        <w:spacing w:after="0" w:line="480" w:lineRule="auto"/>
        <w:jc w:val="both"/>
        <w:rPr>
          <w:rFonts w:ascii="Arial" w:hAnsi="Arial" w:cs="Arial"/>
          <w:b/>
          <w:sz w:val="24"/>
          <w:szCs w:val="24"/>
        </w:rPr>
      </w:pPr>
      <w:r w:rsidRPr="00673BA3">
        <w:rPr>
          <w:rFonts w:ascii="Arial" w:hAnsi="Arial" w:cs="Arial"/>
          <w:b/>
          <w:sz w:val="24"/>
          <w:szCs w:val="24"/>
        </w:rPr>
        <w:t>Capacity</w:t>
      </w:r>
    </w:p>
    <w:p w14:paraId="3060A82F" w14:textId="17334BA6"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Storage</w:t>
      </w:r>
      <w:r w:rsidR="00450A8E" w:rsidRPr="00673BA3">
        <w:rPr>
          <w:rFonts w:ascii="Arial" w:hAnsi="Arial" w:cs="Arial"/>
          <w:bCs/>
          <w:sz w:val="24"/>
          <w:szCs w:val="24"/>
        </w:rPr>
        <w:t xml:space="preserve"> </w:t>
      </w:r>
      <w:r w:rsidR="00C367FC" w:rsidRPr="00673BA3">
        <w:rPr>
          <w:rFonts w:ascii="Arial" w:hAnsi="Arial" w:cs="Arial"/>
          <w:bCs/>
          <w:sz w:val="24"/>
          <w:szCs w:val="24"/>
        </w:rPr>
        <w:t>-</w:t>
      </w:r>
      <w:r w:rsidR="00AA1C3E" w:rsidRPr="00673BA3">
        <w:rPr>
          <w:rFonts w:ascii="Arial" w:hAnsi="Arial" w:cs="Arial"/>
          <w:bCs/>
          <w:sz w:val="24"/>
          <w:szCs w:val="24"/>
        </w:rPr>
        <w:t xml:space="preserve"> </w:t>
      </w:r>
      <w:r w:rsidR="00450A8E" w:rsidRPr="00673BA3">
        <w:rPr>
          <w:rFonts w:ascii="Arial" w:hAnsi="Arial" w:cs="Arial"/>
          <w:bCs/>
          <w:sz w:val="24"/>
          <w:szCs w:val="24"/>
        </w:rPr>
        <w:t>the</w:t>
      </w:r>
      <w:r w:rsidR="00AA1C3E" w:rsidRPr="00673BA3">
        <w:rPr>
          <w:rFonts w:ascii="Arial" w:hAnsi="Arial" w:cs="Arial"/>
          <w:bCs/>
          <w:sz w:val="24"/>
          <w:szCs w:val="24"/>
        </w:rPr>
        <w:t xml:space="preserve"> system must handle and manage the voluminous amount of attendance data produced through scanning of the students, to perform without problems and to have easy access to information at </w:t>
      </w:r>
      <w:r w:rsidR="00450A8E" w:rsidRPr="00673BA3">
        <w:rPr>
          <w:rFonts w:ascii="Arial" w:hAnsi="Arial" w:cs="Arial"/>
          <w:bCs/>
          <w:sz w:val="24"/>
          <w:szCs w:val="24"/>
        </w:rPr>
        <w:t>any time</w:t>
      </w:r>
      <w:r w:rsidR="00AA1C3E" w:rsidRPr="00673BA3">
        <w:rPr>
          <w:rFonts w:ascii="Arial" w:hAnsi="Arial" w:cs="Arial"/>
          <w:bCs/>
          <w:sz w:val="24"/>
          <w:szCs w:val="24"/>
        </w:rPr>
        <w:t>.</w:t>
      </w:r>
    </w:p>
    <w:p w14:paraId="6ECB4F77" w14:textId="77777777" w:rsidR="00450A8E" w:rsidRPr="00673BA3" w:rsidRDefault="00450A8E" w:rsidP="007C2B45">
      <w:pPr>
        <w:pStyle w:val="ListParagraph"/>
        <w:spacing w:after="0" w:line="240" w:lineRule="auto"/>
        <w:jc w:val="both"/>
        <w:rPr>
          <w:rFonts w:ascii="Arial" w:hAnsi="Arial" w:cs="Arial"/>
          <w:bCs/>
          <w:sz w:val="24"/>
          <w:szCs w:val="24"/>
        </w:rPr>
      </w:pPr>
    </w:p>
    <w:p w14:paraId="3F84B628" w14:textId="437C5ED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Availability</w:t>
      </w:r>
    </w:p>
    <w:p w14:paraId="4B536585" w14:textId="215362DD"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lastRenderedPageBreak/>
        <w:t>Hours of operation</w:t>
      </w:r>
      <w:r w:rsidR="00450A8E" w:rsidRPr="00673BA3">
        <w:rPr>
          <w:rFonts w:ascii="Arial" w:hAnsi="Arial" w:cs="Arial"/>
          <w:bCs/>
          <w:sz w:val="24"/>
          <w:szCs w:val="24"/>
        </w:rPr>
        <w:t xml:space="preserve"> </w:t>
      </w:r>
      <w:r w:rsidR="00AA1C3E" w:rsidRPr="00673BA3">
        <w:rPr>
          <w:rFonts w:ascii="Arial" w:hAnsi="Arial" w:cs="Arial"/>
          <w:bCs/>
          <w:sz w:val="24"/>
          <w:szCs w:val="24"/>
        </w:rPr>
        <w:t>- the system is always available.</w:t>
      </w:r>
    </w:p>
    <w:p w14:paraId="3C58B418" w14:textId="17048264" w:rsidR="00F436EB" w:rsidRPr="00673BA3" w:rsidRDefault="00F436EB" w:rsidP="00450A8E">
      <w:pPr>
        <w:pStyle w:val="ListParagraph"/>
        <w:numPr>
          <w:ilvl w:val="0"/>
          <w:numId w:val="16"/>
        </w:numPr>
        <w:spacing w:after="0" w:line="480" w:lineRule="auto"/>
        <w:jc w:val="both"/>
        <w:rPr>
          <w:rFonts w:ascii="Arial" w:hAnsi="Arial" w:cs="Arial"/>
          <w:bCs/>
          <w:sz w:val="24"/>
          <w:szCs w:val="24"/>
        </w:rPr>
      </w:pPr>
      <w:r w:rsidRPr="00673BA3">
        <w:rPr>
          <w:rFonts w:ascii="Arial" w:hAnsi="Arial" w:cs="Arial"/>
          <w:b/>
          <w:sz w:val="24"/>
          <w:szCs w:val="24"/>
        </w:rPr>
        <w:t>Location of operations</w:t>
      </w:r>
      <w:r w:rsidR="00450A8E" w:rsidRPr="00673BA3">
        <w:rPr>
          <w:rFonts w:ascii="Arial" w:hAnsi="Arial" w:cs="Arial"/>
          <w:bCs/>
          <w:sz w:val="24"/>
          <w:szCs w:val="24"/>
        </w:rPr>
        <w:t xml:space="preserve"> </w:t>
      </w:r>
      <w:r w:rsidR="00AA1C3E" w:rsidRPr="00673BA3">
        <w:rPr>
          <w:rFonts w:ascii="Arial" w:hAnsi="Arial" w:cs="Arial"/>
          <w:bCs/>
          <w:sz w:val="24"/>
          <w:szCs w:val="24"/>
        </w:rPr>
        <w:t>- operational site will be at Central Philippines State University campuses.</w:t>
      </w:r>
    </w:p>
    <w:p w14:paraId="04EFB02F" w14:textId="77777777" w:rsidR="00450A8E" w:rsidRPr="00673BA3" w:rsidRDefault="00450A8E" w:rsidP="007C2B45">
      <w:pPr>
        <w:pStyle w:val="ListParagraph"/>
        <w:spacing w:after="0" w:line="240" w:lineRule="auto"/>
        <w:jc w:val="both"/>
        <w:rPr>
          <w:rFonts w:ascii="Arial" w:hAnsi="Arial" w:cs="Arial"/>
          <w:bCs/>
          <w:sz w:val="24"/>
          <w:szCs w:val="24"/>
        </w:rPr>
      </w:pPr>
    </w:p>
    <w:p w14:paraId="15D2CE37" w14:textId="35DDC9CF" w:rsidR="00F436EB" w:rsidRPr="00673BA3" w:rsidRDefault="00F436EB" w:rsidP="006428A8">
      <w:pPr>
        <w:spacing w:after="0" w:line="480" w:lineRule="auto"/>
        <w:jc w:val="both"/>
        <w:rPr>
          <w:rFonts w:ascii="Arial" w:hAnsi="Arial" w:cs="Arial"/>
          <w:b/>
          <w:sz w:val="24"/>
          <w:szCs w:val="24"/>
        </w:rPr>
      </w:pPr>
      <w:r w:rsidRPr="00673BA3">
        <w:rPr>
          <w:rFonts w:ascii="Arial" w:hAnsi="Arial" w:cs="Arial"/>
          <w:b/>
          <w:sz w:val="24"/>
          <w:szCs w:val="24"/>
        </w:rPr>
        <w:t>Reliability</w:t>
      </w:r>
    </w:p>
    <w:p w14:paraId="4CF2BC3F" w14:textId="4586FC2E" w:rsidR="00C35974"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between failures</w:t>
      </w:r>
      <w:r w:rsidR="00450A8E" w:rsidRPr="00673BA3">
        <w:rPr>
          <w:rFonts w:ascii="Arial" w:hAnsi="Arial" w:cs="Arial"/>
          <w:bCs/>
          <w:sz w:val="24"/>
          <w:szCs w:val="24"/>
        </w:rPr>
        <w:t xml:space="preserve"> </w:t>
      </w:r>
      <w:r w:rsidR="00AA1C3E" w:rsidRPr="00673BA3">
        <w:rPr>
          <w:rFonts w:ascii="Arial" w:hAnsi="Arial" w:cs="Arial"/>
          <w:bCs/>
          <w:sz w:val="24"/>
          <w:szCs w:val="24"/>
        </w:rPr>
        <w:t>- the system operates reliably and consistent with minimal downtime and interruptions.</w:t>
      </w:r>
    </w:p>
    <w:p w14:paraId="134692E9" w14:textId="66854275" w:rsidR="00F436EB" w:rsidRPr="00673BA3" w:rsidRDefault="00F436EB" w:rsidP="00450A8E">
      <w:pPr>
        <w:pStyle w:val="ListParagraph"/>
        <w:numPr>
          <w:ilvl w:val="0"/>
          <w:numId w:val="17"/>
        </w:numPr>
        <w:spacing w:after="0" w:line="480" w:lineRule="auto"/>
        <w:jc w:val="both"/>
        <w:rPr>
          <w:rFonts w:ascii="Arial" w:hAnsi="Arial" w:cs="Arial"/>
          <w:bCs/>
          <w:sz w:val="24"/>
          <w:szCs w:val="24"/>
        </w:rPr>
      </w:pPr>
      <w:r w:rsidRPr="00673BA3">
        <w:rPr>
          <w:rFonts w:ascii="Arial" w:hAnsi="Arial" w:cs="Arial"/>
          <w:b/>
          <w:sz w:val="24"/>
          <w:szCs w:val="24"/>
        </w:rPr>
        <w:t>Mean time to recovering</w:t>
      </w:r>
      <w:r w:rsidR="00450A8E" w:rsidRPr="00673BA3">
        <w:rPr>
          <w:rFonts w:ascii="Arial" w:hAnsi="Arial" w:cs="Arial"/>
          <w:bCs/>
          <w:sz w:val="24"/>
          <w:szCs w:val="24"/>
        </w:rPr>
        <w:t xml:space="preserve"> </w:t>
      </w:r>
      <w:r w:rsidR="00AA1C3E" w:rsidRPr="00673BA3">
        <w:rPr>
          <w:rFonts w:ascii="Arial" w:hAnsi="Arial" w:cs="Arial"/>
          <w:bCs/>
          <w:sz w:val="24"/>
          <w:szCs w:val="24"/>
        </w:rPr>
        <w:t>- the system can be restored to normal operation quickly.</w:t>
      </w:r>
    </w:p>
    <w:p w14:paraId="17DA2E86" w14:textId="77777777" w:rsidR="00450A8E" w:rsidRPr="00673BA3" w:rsidRDefault="00450A8E" w:rsidP="007C2B45">
      <w:pPr>
        <w:pStyle w:val="ListParagraph"/>
        <w:spacing w:after="0" w:line="240" w:lineRule="auto"/>
        <w:ind w:left="792"/>
        <w:jc w:val="both"/>
        <w:rPr>
          <w:rFonts w:ascii="Arial" w:hAnsi="Arial" w:cs="Arial"/>
          <w:bCs/>
          <w:sz w:val="24"/>
          <w:szCs w:val="24"/>
        </w:rPr>
      </w:pPr>
    </w:p>
    <w:p w14:paraId="2F32C9DC" w14:textId="640287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Recovery</w:t>
      </w:r>
    </w:p>
    <w:p w14:paraId="23735C13" w14:textId="1D28E93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process</w:t>
      </w:r>
      <w:r w:rsidR="00450A8E" w:rsidRPr="00673BA3">
        <w:rPr>
          <w:rFonts w:ascii="Arial" w:hAnsi="Arial" w:cs="Arial"/>
          <w:bCs/>
          <w:sz w:val="24"/>
          <w:szCs w:val="24"/>
        </w:rPr>
        <w:t xml:space="preserve"> </w:t>
      </w:r>
      <w:r w:rsidR="00AA1C3E" w:rsidRPr="00673BA3">
        <w:rPr>
          <w:rFonts w:ascii="Arial" w:hAnsi="Arial" w:cs="Arial"/>
          <w:bCs/>
          <w:sz w:val="24"/>
          <w:szCs w:val="24"/>
        </w:rPr>
        <w:t xml:space="preserve">- depends on the nature of the failure and a type of system being recovered; the process is well defined but can vary. </w:t>
      </w:r>
    </w:p>
    <w:p w14:paraId="57BE663F" w14:textId="4DAF1F41"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Recovery time scale</w:t>
      </w:r>
      <w:r w:rsidR="00450A8E" w:rsidRPr="00673BA3">
        <w:rPr>
          <w:rFonts w:ascii="Arial" w:hAnsi="Arial" w:cs="Arial"/>
          <w:bCs/>
          <w:sz w:val="24"/>
          <w:szCs w:val="24"/>
        </w:rPr>
        <w:t xml:space="preserve"> </w:t>
      </w:r>
      <w:r w:rsidR="00AA1C3E" w:rsidRPr="00673BA3">
        <w:rPr>
          <w:rFonts w:ascii="Arial" w:hAnsi="Arial" w:cs="Arial"/>
          <w:bCs/>
          <w:sz w:val="24"/>
          <w:szCs w:val="24"/>
        </w:rPr>
        <w:t>- depends the type of failure, complexity of the system, and the recovery process.</w:t>
      </w:r>
    </w:p>
    <w:p w14:paraId="4DAB1CBD" w14:textId="524ECD44"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frequencies</w:t>
      </w:r>
      <w:r w:rsidR="00450A8E" w:rsidRPr="00673BA3">
        <w:rPr>
          <w:rFonts w:ascii="Arial" w:hAnsi="Arial" w:cs="Arial"/>
          <w:bCs/>
          <w:sz w:val="24"/>
          <w:szCs w:val="24"/>
        </w:rPr>
        <w:t xml:space="preserve"> </w:t>
      </w:r>
      <w:r w:rsidR="00AA1C3E" w:rsidRPr="00673BA3">
        <w:rPr>
          <w:rFonts w:ascii="Arial" w:hAnsi="Arial" w:cs="Arial"/>
          <w:bCs/>
          <w:sz w:val="24"/>
          <w:szCs w:val="24"/>
        </w:rPr>
        <w:t>- should be determined according to the criticality of the data and should be tested regularly on the probability that it works as it is intended.</w:t>
      </w:r>
    </w:p>
    <w:p w14:paraId="3A463866" w14:textId="34257C93" w:rsidR="00F436EB" w:rsidRPr="00673BA3" w:rsidRDefault="00F436EB" w:rsidP="00450A8E">
      <w:pPr>
        <w:pStyle w:val="ListParagraph"/>
        <w:numPr>
          <w:ilvl w:val="0"/>
          <w:numId w:val="18"/>
        </w:numPr>
        <w:spacing w:after="0" w:line="480" w:lineRule="auto"/>
        <w:jc w:val="both"/>
        <w:rPr>
          <w:rFonts w:ascii="Arial" w:hAnsi="Arial" w:cs="Arial"/>
          <w:bCs/>
          <w:sz w:val="24"/>
          <w:szCs w:val="24"/>
        </w:rPr>
      </w:pPr>
      <w:r w:rsidRPr="00673BA3">
        <w:rPr>
          <w:rFonts w:ascii="Arial" w:hAnsi="Arial" w:cs="Arial"/>
          <w:b/>
          <w:sz w:val="24"/>
          <w:szCs w:val="24"/>
        </w:rPr>
        <w:t>Backup generation</w:t>
      </w:r>
      <w:r w:rsidR="00450A8E" w:rsidRPr="00673BA3">
        <w:rPr>
          <w:rFonts w:ascii="Arial" w:hAnsi="Arial" w:cs="Arial"/>
          <w:bCs/>
          <w:sz w:val="24"/>
          <w:szCs w:val="24"/>
        </w:rPr>
        <w:t xml:space="preserve"> </w:t>
      </w:r>
      <w:r w:rsidR="00AA1C3E" w:rsidRPr="00673BA3">
        <w:rPr>
          <w:rFonts w:ascii="Arial" w:hAnsi="Arial" w:cs="Arial"/>
          <w:bCs/>
          <w:sz w:val="24"/>
          <w:szCs w:val="24"/>
        </w:rPr>
        <w:t>- it should be available and accessible to be restored.</w:t>
      </w:r>
    </w:p>
    <w:p w14:paraId="3768E1E7" w14:textId="77777777" w:rsidR="00450A8E" w:rsidRPr="00673BA3" w:rsidRDefault="00450A8E" w:rsidP="007C2B45">
      <w:pPr>
        <w:pStyle w:val="ListParagraph"/>
        <w:spacing w:after="0" w:line="240" w:lineRule="auto"/>
        <w:jc w:val="both"/>
        <w:rPr>
          <w:rFonts w:ascii="Arial" w:hAnsi="Arial" w:cs="Arial"/>
          <w:bCs/>
          <w:sz w:val="24"/>
          <w:szCs w:val="24"/>
        </w:rPr>
      </w:pPr>
    </w:p>
    <w:p w14:paraId="43B835AC" w14:textId="1597B9A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Compatibility</w:t>
      </w:r>
    </w:p>
    <w:p w14:paraId="7AF58CC6" w14:textId="0C8C85A9"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lastRenderedPageBreak/>
        <w:t>Compatibility with shared applications</w:t>
      </w:r>
      <w:r w:rsidR="002759AF" w:rsidRPr="00673BA3">
        <w:rPr>
          <w:rFonts w:ascii="Arial" w:hAnsi="Arial" w:cs="Arial"/>
          <w:b/>
          <w:sz w:val="24"/>
          <w:szCs w:val="24"/>
        </w:rPr>
        <w:t xml:space="preserve"> </w:t>
      </w:r>
      <w:r w:rsidR="00AA1C3E" w:rsidRPr="00673BA3">
        <w:rPr>
          <w:rFonts w:ascii="Arial" w:hAnsi="Arial" w:cs="Arial"/>
          <w:bCs/>
          <w:sz w:val="24"/>
          <w:szCs w:val="24"/>
        </w:rPr>
        <w:t>- visual studio code</w:t>
      </w:r>
    </w:p>
    <w:p w14:paraId="48EDA7DF" w14:textId="6D6939A8"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with third party applications</w:t>
      </w:r>
      <w:r w:rsidR="002759AF" w:rsidRPr="00673BA3">
        <w:rPr>
          <w:rFonts w:ascii="Arial" w:hAnsi="Arial" w:cs="Arial"/>
          <w:b/>
          <w:sz w:val="24"/>
          <w:szCs w:val="24"/>
        </w:rPr>
        <w:t xml:space="preserve"> </w:t>
      </w:r>
      <w:r w:rsidR="00AA1C3E" w:rsidRPr="00673BA3">
        <w:rPr>
          <w:rFonts w:ascii="Arial" w:hAnsi="Arial" w:cs="Arial"/>
          <w:bCs/>
          <w:sz w:val="24"/>
          <w:szCs w:val="24"/>
        </w:rPr>
        <w:t>- google chrome</w:t>
      </w:r>
    </w:p>
    <w:p w14:paraId="41BF9C6F" w14:textId="3B922061"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Compatibility on different platforms</w:t>
      </w:r>
      <w:r w:rsidR="002759AF" w:rsidRPr="00673BA3">
        <w:rPr>
          <w:rFonts w:ascii="Arial" w:hAnsi="Arial" w:cs="Arial"/>
          <w:b/>
          <w:sz w:val="24"/>
          <w:szCs w:val="24"/>
        </w:rPr>
        <w:t xml:space="preserve"> </w:t>
      </w:r>
      <w:r w:rsidR="00AA1C3E" w:rsidRPr="00673BA3">
        <w:rPr>
          <w:rFonts w:ascii="Arial" w:hAnsi="Arial" w:cs="Arial"/>
          <w:bCs/>
          <w:sz w:val="24"/>
          <w:szCs w:val="24"/>
        </w:rPr>
        <w:t xml:space="preserve">- the system </w:t>
      </w:r>
      <w:r w:rsidR="00B57AA8" w:rsidRPr="00673BA3">
        <w:rPr>
          <w:rFonts w:ascii="Arial" w:hAnsi="Arial" w:cs="Arial"/>
          <w:bCs/>
          <w:sz w:val="24"/>
          <w:szCs w:val="24"/>
        </w:rPr>
        <w:t>i</w:t>
      </w:r>
      <w:r w:rsidR="00AA1C3E" w:rsidRPr="00673BA3">
        <w:rPr>
          <w:rFonts w:ascii="Arial" w:hAnsi="Arial" w:cs="Arial"/>
          <w:bCs/>
          <w:sz w:val="24"/>
          <w:szCs w:val="24"/>
        </w:rPr>
        <w:t xml:space="preserve">s designed to provide compatibility with desktop computers, targeting </w:t>
      </w:r>
      <w:r w:rsidR="00D82257" w:rsidRPr="00673BA3">
        <w:rPr>
          <w:rFonts w:ascii="Arial" w:hAnsi="Arial" w:cs="Arial"/>
          <w:bCs/>
          <w:sz w:val="24"/>
          <w:szCs w:val="24"/>
        </w:rPr>
        <w:t>super admin, admin and alumni across different system.</w:t>
      </w:r>
    </w:p>
    <w:p w14:paraId="4C28D83E" w14:textId="78D5C276" w:rsidR="00F436EB" w:rsidRPr="00673BA3" w:rsidRDefault="00F436EB" w:rsidP="00450A8E">
      <w:pPr>
        <w:pStyle w:val="ListParagraph"/>
        <w:numPr>
          <w:ilvl w:val="0"/>
          <w:numId w:val="20"/>
        </w:numPr>
        <w:spacing w:after="0" w:line="480" w:lineRule="auto"/>
        <w:jc w:val="both"/>
        <w:rPr>
          <w:rFonts w:ascii="Arial" w:hAnsi="Arial" w:cs="Arial"/>
          <w:bCs/>
          <w:sz w:val="24"/>
          <w:szCs w:val="24"/>
        </w:rPr>
      </w:pPr>
      <w:r w:rsidRPr="00673BA3">
        <w:rPr>
          <w:rFonts w:ascii="Arial" w:hAnsi="Arial" w:cs="Arial"/>
          <w:b/>
          <w:sz w:val="24"/>
          <w:szCs w:val="24"/>
        </w:rPr>
        <w:t>Conformance to architecture standards</w:t>
      </w:r>
      <w:r w:rsidR="002759AF" w:rsidRPr="00673BA3">
        <w:rPr>
          <w:rFonts w:ascii="Arial" w:hAnsi="Arial" w:cs="Arial"/>
          <w:b/>
          <w:sz w:val="24"/>
          <w:szCs w:val="24"/>
        </w:rPr>
        <w:t xml:space="preserve"> </w:t>
      </w:r>
      <w:r w:rsidR="00D82257" w:rsidRPr="00673BA3">
        <w:rPr>
          <w:rFonts w:ascii="Arial" w:hAnsi="Arial" w:cs="Arial"/>
          <w:bCs/>
          <w:sz w:val="24"/>
          <w:szCs w:val="24"/>
        </w:rPr>
        <w:t>- the system must be used in the place that has a good internet connection to make it function correctly.</w:t>
      </w:r>
    </w:p>
    <w:p w14:paraId="1B45B0CA" w14:textId="77777777" w:rsidR="00450A8E" w:rsidRPr="00673BA3" w:rsidRDefault="00450A8E" w:rsidP="007C2B45">
      <w:pPr>
        <w:pStyle w:val="ListParagraph"/>
        <w:spacing w:after="0" w:line="240" w:lineRule="auto"/>
        <w:jc w:val="both"/>
        <w:rPr>
          <w:rFonts w:ascii="Arial" w:hAnsi="Arial" w:cs="Arial"/>
          <w:b/>
          <w:sz w:val="24"/>
          <w:szCs w:val="24"/>
        </w:rPr>
      </w:pPr>
    </w:p>
    <w:p w14:paraId="5E29B9A4" w14:textId="77567E08" w:rsidR="00F436EB" w:rsidRPr="00673BA3" w:rsidRDefault="00F436EB" w:rsidP="00C35974">
      <w:pPr>
        <w:spacing w:after="0" w:line="480" w:lineRule="auto"/>
        <w:jc w:val="both"/>
        <w:rPr>
          <w:rFonts w:ascii="Arial" w:hAnsi="Arial" w:cs="Arial"/>
          <w:b/>
          <w:sz w:val="24"/>
          <w:szCs w:val="24"/>
        </w:rPr>
      </w:pPr>
      <w:r w:rsidRPr="00673BA3">
        <w:rPr>
          <w:rFonts w:ascii="Arial" w:hAnsi="Arial" w:cs="Arial"/>
          <w:b/>
          <w:sz w:val="24"/>
          <w:szCs w:val="24"/>
        </w:rPr>
        <w:t>Main</w:t>
      </w:r>
      <w:r w:rsidR="00D82257" w:rsidRPr="00673BA3">
        <w:rPr>
          <w:rFonts w:ascii="Arial" w:hAnsi="Arial" w:cs="Arial"/>
          <w:b/>
          <w:sz w:val="24"/>
          <w:szCs w:val="24"/>
        </w:rPr>
        <w:t>taina</w:t>
      </w:r>
      <w:r w:rsidRPr="00673BA3">
        <w:rPr>
          <w:rFonts w:ascii="Arial" w:hAnsi="Arial" w:cs="Arial"/>
          <w:b/>
          <w:sz w:val="24"/>
          <w:szCs w:val="24"/>
        </w:rPr>
        <w:t xml:space="preserve">bility </w:t>
      </w:r>
    </w:p>
    <w:p w14:paraId="62378F20" w14:textId="2401354C" w:rsidR="00F436EB"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design standards</w:t>
      </w:r>
      <w:r w:rsidR="002759AF" w:rsidRPr="00673BA3">
        <w:rPr>
          <w:rFonts w:ascii="Arial" w:hAnsi="Arial" w:cs="Arial"/>
          <w:b/>
          <w:sz w:val="24"/>
          <w:szCs w:val="24"/>
        </w:rPr>
        <w:t xml:space="preserve"> </w:t>
      </w:r>
      <w:r w:rsidR="00B57AA8" w:rsidRPr="00673BA3">
        <w:rPr>
          <w:rFonts w:ascii="Arial" w:hAnsi="Arial" w:cs="Arial"/>
          <w:bCs/>
          <w:sz w:val="24"/>
          <w:szCs w:val="24"/>
        </w:rPr>
        <w:t>- HTML, CSS, JAVASCRIPT</w:t>
      </w:r>
    </w:p>
    <w:p w14:paraId="2337E8D7" w14:textId="6C0F5A1F" w:rsidR="00C367FC" w:rsidRPr="00673BA3" w:rsidRDefault="00C367FC" w:rsidP="00450A8E">
      <w:pPr>
        <w:pStyle w:val="ListParagraph"/>
        <w:numPr>
          <w:ilvl w:val="0"/>
          <w:numId w:val="21"/>
        </w:numPr>
        <w:spacing w:after="0" w:line="480" w:lineRule="auto"/>
        <w:jc w:val="both"/>
        <w:rPr>
          <w:rFonts w:ascii="Arial" w:hAnsi="Arial" w:cs="Arial"/>
          <w:bCs/>
          <w:sz w:val="24"/>
          <w:szCs w:val="24"/>
        </w:rPr>
      </w:pPr>
      <w:r w:rsidRPr="00673BA3">
        <w:rPr>
          <w:rFonts w:ascii="Arial" w:hAnsi="Arial" w:cs="Arial"/>
          <w:b/>
          <w:sz w:val="24"/>
          <w:szCs w:val="24"/>
        </w:rPr>
        <w:t>Conformance to coding standards</w:t>
      </w:r>
      <w:r w:rsidR="002759AF" w:rsidRPr="00673BA3">
        <w:rPr>
          <w:rFonts w:ascii="Arial" w:hAnsi="Arial" w:cs="Arial"/>
          <w:b/>
          <w:sz w:val="24"/>
          <w:szCs w:val="24"/>
        </w:rPr>
        <w:t xml:space="preserve"> </w:t>
      </w:r>
      <w:r w:rsidR="00B57AA8" w:rsidRPr="00673BA3">
        <w:rPr>
          <w:rFonts w:ascii="Arial" w:hAnsi="Arial" w:cs="Arial"/>
          <w:bCs/>
          <w:sz w:val="24"/>
          <w:szCs w:val="24"/>
        </w:rPr>
        <w:t>- FIREBASE, JAVASCRIPT</w:t>
      </w:r>
    </w:p>
    <w:p w14:paraId="657DFB37" w14:textId="399AAABF" w:rsidR="00C367FC" w:rsidRPr="00673BA3" w:rsidRDefault="00C367FC" w:rsidP="00C35974">
      <w:pPr>
        <w:spacing w:after="0" w:line="480" w:lineRule="auto"/>
        <w:jc w:val="both"/>
        <w:rPr>
          <w:rFonts w:ascii="Arial" w:hAnsi="Arial" w:cs="Arial"/>
          <w:b/>
          <w:sz w:val="24"/>
          <w:szCs w:val="24"/>
        </w:rPr>
      </w:pPr>
      <w:r w:rsidRPr="00673BA3">
        <w:rPr>
          <w:rFonts w:ascii="Arial" w:hAnsi="Arial" w:cs="Arial"/>
          <w:b/>
          <w:sz w:val="24"/>
          <w:szCs w:val="24"/>
        </w:rPr>
        <w:t xml:space="preserve">Usability </w:t>
      </w:r>
    </w:p>
    <w:p w14:paraId="6C66A99F" w14:textId="5D667CF3" w:rsidR="00C367FC" w:rsidRPr="00673BA3" w:rsidRDefault="00C367FC" w:rsidP="00450A8E">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Look and feel standards</w:t>
      </w:r>
      <w:r w:rsidR="002759AF" w:rsidRPr="00673BA3">
        <w:rPr>
          <w:rFonts w:ascii="Arial" w:hAnsi="Arial" w:cs="Arial"/>
          <w:bCs/>
          <w:sz w:val="24"/>
          <w:szCs w:val="24"/>
        </w:rPr>
        <w:t xml:space="preserve"> </w:t>
      </w:r>
      <w:r w:rsidR="00B57AA8" w:rsidRPr="00673BA3">
        <w:rPr>
          <w:rFonts w:ascii="Arial" w:hAnsi="Arial" w:cs="Arial"/>
          <w:bCs/>
          <w:sz w:val="24"/>
          <w:szCs w:val="24"/>
        </w:rPr>
        <w:t>- scree resolution for at least 1366x768 for proper viewing of screens.</w:t>
      </w:r>
      <w:r w:rsidRPr="00673BA3">
        <w:rPr>
          <w:rFonts w:ascii="Arial" w:hAnsi="Arial" w:cs="Arial"/>
          <w:bCs/>
          <w:sz w:val="24"/>
          <w:szCs w:val="24"/>
        </w:rPr>
        <w:t xml:space="preserve"> </w:t>
      </w:r>
    </w:p>
    <w:p w14:paraId="63FBDD10" w14:textId="32F5B82C" w:rsidR="007A3092" w:rsidRDefault="00C367FC" w:rsidP="002759AF">
      <w:pPr>
        <w:pStyle w:val="ListParagraph"/>
        <w:numPr>
          <w:ilvl w:val="0"/>
          <w:numId w:val="23"/>
        </w:numPr>
        <w:spacing w:after="0" w:line="480" w:lineRule="auto"/>
        <w:jc w:val="both"/>
        <w:rPr>
          <w:rFonts w:ascii="Arial" w:hAnsi="Arial" w:cs="Arial"/>
          <w:bCs/>
          <w:sz w:val="24"/>
          <w:szCs w:val="24"/>
        </w:rPr>
      </w:pPr>
      <w:r w:rsidRPr="00673BA3">
        <w:rPr>
          <w:rFonts w:ascii="Arial" w:hAnsi="Arial" w:cs="Arial"/>
          <w:b/>
          <w:sz w:val="24"/>
          <w:szCs w:val="24"/>
        </w:rPr>
        <w:t>Internationalization / localization requirements</w:t>
      </w:r>
      <w:r w:rsidR="002759AF" w:rsidRPr="00673BA3">
        <w:rPr>
          <w:rFonts w:ascii="Arial" w:hAnsi="Arial" w:cs="Arial"/>
          <w:bCs/>
          <w:sz w:val="24"/>
          <w:szCs w:val="24"/>
        </w:rPr>
        <w:t xml:space="preserve"> -</w:t>
      </w:r>
      <w:r w:rsidR="00B57AA8" w:rsidRPr="00673BA3">
        <w:rPr>
          <w:rFonts w:ascii="Arial" w:hAnsi="Arial" w:cs="Arial"/>
          <w:bCs/>
          <w:sz w:val="24"/>
          <w:szCs w:val="24"/>
        </w:rPr>
        <w:t xml:space="preserve"> language</w:t>
      </w:r>
      <w:r w:rsidR="002759AF" w:rsidRPr="00673BA3">
        <w:rPr>
          <w:rFonts w:ascii="Arial" w:hAnsi="Arial" w:cs="Arial"/>
          <w:bCs/>
          <w:sz w:val="24"/>
          <w:szCs w:val="24"/>
        </w:rPr>
        <w:t xml:space="preserve"> </w:t>
      </w:r>
      <w:r w:rsidR="002759AF" w:rsidRPr="00673BA3">
        <w:rPr>
          <w:rFonts w:ascii="Arial" w:hAnsi="Arial" w:cs="Arial"/>
          <w:bCs/>
          <w:sz w:val="24"/>
          <w:szCs w:val="24"/>
        </w:rPr>
        <w:softHyphen/>
      </w:r>
      <w:r w:rsidR="001F2EB4">
        <w:rPr>
          <w:rFonts w:ascii="Arial" w:hAnsi="Arial" w:cs="Arial"/>
          <w:bCs/>
          <w:sz w:val="24"/>
          <w:szCs w:val="24"/>
        </w:rPr>
        <w:t>–</w:t>
      </w:r>
      <w:r w:rsidR="00B57AA8" w:rsidRPr="00673BA3">
        <w:rPr>
          <w:rFonts w:ascii="Arial" w:hAnsi="Arial" w:cs="Arial"/>
          <w:bCs/>
          <w:sz w:val="24"/>
          <w:szCs w:val="24"/>
        </w:rPr>
        <w:t xml:space="preserve"> </w:t>
      </w:r>
      <w:r w:rsidR="001F2EB4">
        <w:rPr>
          <w:rFonts w:ascii="Arial" w:hAnsi="Arial" w:cs="Arial"/>
          <w:bCs/>
          <w:sz w:val="24"/>
          <w:szCs w:val="24"/>
        </w:rPr>
        <w:t>English</w:t>
      </w:r>
    </w:p>
    <w:p w14:paraId="628AFC6A" w14:textId="77777777" w:rsidR="00F45B0F" w:rsidRPr="00673BA3" w:rsidRDefault="00F45B0F" w:rsidP="007C2B45">
      <w:pPr>
        <w:spacing w:after="0" w:line="240" w:lineRule="auto"/>
        <w:rPr>
          <w:rFonts w:ascii="Arial" w:hAnsi="Arial" w:cs="Arial"/>
          <w:b/>
          <w:sz w:val="24"/>
          <w:szCs w:val="24"/>
        </w:rPr>
      </w:pPr>
    </w:p>
    <w:p w14:paraId="379EA84B" w14:textId="77777777" w:rsidR="00EC2333" w:rsidRDefault="00EC2333" w:rsidP="002759AF">
      <w:pPr>
        <w:spacing w:after="0" w:line="480" w:lineRule="auto"/>
        <w:rPr>
          <w:rFonts w:ascii="Arial" w:hAnsi="Arial" w:cs="Arial"/>
          <w:b/>
          <w:sz w:val="24"/>
          <w:szCs w:val="24"/>
        </w:rPr>
      </w:pPr>
    </w:p>
    <w:p w14:paraId="28480988" w14:textId="77777777" w:rsidR="00EC2333" w:rsidRDefault="00EC2333" w:rsidP="002759AF">
      <w:pPr>
        <w:spacing w:after="0" w:line="480" w:lineRule="auto"/>
        <w:rPr>
          <w:rFonts w:ascii="Arial" w:hAnsi="Arial" w:cs="Arial"/>
          <w:b/>
          <w:sz w:val="24"/>
          <w:szCs w:val="24"/>
        </w:rPr>
      </w:pPr>
    </w:p>
    <w:p w14:paraId="6ABD06F4" w14:textId="77777777" w:rsidR="00EC2333" w:rsidRDefault="00EC2333" w:rsidP="002759AF">
      <w:pPr>
        <w:spacing w:after="0" w:line="480" w:lineRule="auto"/>
        <w:rPr>
          <w:rFonts w:ascii="Arial" w:hAnsi="Arial" w:cs="Arial"/>
          <w:b/>
          <w:sz w:val="24"/>
          <w:szCs w:val="24"/>
        </w:rPr>
      </w:pPr>
    </w:p>
    <w:p w14:paraId="2B554DF0" w14:textId="77777777" w:rsidR="00EC2333" w:rsidRDefault="00EC2333" w:rsidP="002759AF">
      <w:pPr>
        <w:spacing w:after="0" w:line="480" w:lineRule="auto"/>
        <w:rPr>
          <w:rFonts w:ascii="Arial" w:hAnsi="Arial" w:cs="Arial"/>
          <w:b/>
          <w:sz w:val="24"/>
          <w:szCs w:val="24"/>
        </w:rPr>
      </w:pPr>
    </w:p>
    <w:p w14:paraId="2C3DD041" w14:textId="77777777" w:rsidR="00EC2333" w:rsidRDefault="00EC2333" w:rsidP="002759AF">
      <w:pPr>
        <w:spacing w:after="0" w:line="480" w:lineRule="auto"/>
        <w:rPr>
          <w:rFonts w:ascii="Arial" w:hAnsi="Arial" w:cs="Arial"/>
          <w:b/>
          <w:sz w:val="24"/>
          <w:szCs w:val="24"/>
        </w:rPr>
      </w:pPr>
    </w:p>
    <w:p w14:paraId="57DBE398" w14:textId="77777777" w:rsidR="00EC2333" w:rsidRDefault="00EC2333" w:rsidP="002759AF">
      <w:pPr>
        <w:spacing w:after="0" w:line="480" w:lineRule="auto"/>
        <w:rPr>
          <w:rFonts w:ascii="Arial" w:hAnsi="Arial" w:cs="Arial"/>
          <w:b/>
          <w:sz w:val="24"/>
          <w:szCs w:val="24"/>
        </w:rPr>
      </w:pPr>
    </w:p>
    <w:p w14:paraId="749DB584" w14:textId="77777777" w:rsidR="00EC2333" w:rsidRDefault="00EC2333" w:rsidP="002759AF">
      <w:pPr>
        <w:spacing w:after="0" w:line="480" w:lineRule="auto"/>
        <w:rPr>
          <w:rFonts w:ascii="Arial" w:hAnsi="Arial" w:cs="Arial"/>
          <w:b/>
          <w:sz w:val="24"/>
          <w:szCs w:val="24"/>
        </w:rPr>
      </w:pPr>
    </w:p>
    <w:p w14:paraId="4BA327CB" w14:textId="29B735F5" w:rsidR="00D46FC3" w:rsidRPr="00673BA3" w:rsidRDefault="002759AF" w:rsidP="002759AF">
      <w:pPr>
        <w:spacing w:after="0" w:line="480" w:lineRule="auto"/>
        <w:rPr>
          <w:rFonts w:ascii="Arial" w:hAnsi="Arial" w:cs="Arial"/>
          <w:b/>
          <w:sz w:val="24"/>
          <w:szCs w:val="24"/>
        </w:rPr>
      </w:pPr>
      <w:r w:rsidRPr="00673BA3">
        <w:rPr>
          <w:rFonts w:ascii="Arial" w:hAnsi="Arial" w:cs="Arial"/>
          <w:b/>
          <w:sz w:val="24"/>
          <w:szCs w:val="24"/>
        </w:rPr>
        <w:t>Workflow – Manual Process</w:t>
      </w:r>
    </w:p>
    <w:p w14:paraId="26EA88CF" w14:textId="676EE548" w:rsidR="002759AF" w:rsidRDefault="002759AF" w:rsidP="002759AF">
      <w:pPr>
        <w:spacing w:after="0" w:line="480" w:lineRule="auto"/>
        <w:rPr>
          <w:rFonts w:ascii="Arial" w:hAnsi="Arial" w:cs="Arial"/>
          <w:bCs/>
          <w:sz w:val="24"/>
          <w:szCs w:val="24"/>
        </w:rPr>
      </w:pPr>
      <w:r w:rsidRPr="00673BA3">
        <w:rPr>
          <w:rFonts w:ascii="Arial" w:hAnsi="Arial" w:cs="Arial"/>
          <w:b/>
          <w:sz w:val="24"/>
          <w:szCs w:val="24"/>
        </w:rPr>
        <w:tab/>
      </w:r>
      <w:r w:rsidRPr="00673BA3">
        <w:rPr>
          <w:rFonts w:ascii="Arial" w:hAnsi="Arial" w:cs="Arial"/>
          <w:bCs/>
          <w:sz w:val="24"/>
          <w:szCs w:val="24"/>
        </w:rPr>
        <w:t xml:space="preserve">This </w:t>
      </w:r>
      <w:r w:rsidR="0063239C" w:rsidRPr="00673BA3">
        <w:rPr>
          <w:rFonts w:ascii="Arial" w:hAnsi="Arial" w:cs="Arial"/>
          <w:bCs/>
          <w:sz w:val="24"/>
          <w:szCs w:val="24"/>
        </w:rPr>
        <w:t>chart</w:t>
      </w:r>
      <w:r w:rsidRPr="00673BA3">
        <w:rPr>
          <w:rFonts w:ascii="Arial" w:hAnsi="Arial" w:cs="Arial"/>
          <w:bCs/>
          <w:sz w:val="24"/>
          <w:szCs w:val="24"/>
        </w:rPr>
        <w:t xml:space="preserve"> illustrates the manual process </w:t>
      </w:r>
      <w:r w:rsidR="0063239C" w:rsidRPr="00673BA3">
        <w:rPr>
          <w:rFonts w:ascii="Arial" w:hAnsi="Arial" w:cs="Arial"/>
          <w:bCs/>
          <w:sz w:val="24"/>
          <w:szCs w:val="24"/>
        </w:rPr>
        <w:t>in tracking alumni</w:t>
      </w:r>
      <w:r w:rsidRPr="00673BA3">
        <w:rPr>
          <w:rFonts w:ascii="Arial" w:hAnsi="Arial" w:cs="Arial"/>
          <w:bCs/>
          <w:sz w:val="24"/>
          <w:szCs w:val="24"/>
        </w:rPr>
        <w:t>.</w:t>
      </w:r>
    </w:p>
    <w:p w14:paraId="474D8A04" w14:textId="543D7C9A" w:rsidR="007A3092" w:rsidRDefault="00576F7A" w:rsidP="002759AF">
      <w:pPr>
        <w:spacing w:after="0" w:line="480" w:lineRule="auto"/>
        <w:rPr>
          <w:rFonts w:ascii="Arial" w:hAnsi="Arial" w:cs="Arial"/>
          <w:b/>
          <w:noProof/>
          <w:sz w:val="24"/>
          <w:szCs w:val="24"/>
        </w:rPr>
      </w:pPr>
      <w:r>
        <w:rPr>
          <w:rFonts w:ascii="Arial" w:hAnsi="Arial" w:cs="Arial"/>
          <w:bCs/>
          <w:noProof/>
          <w:sz w:val="24"/>
          <w:szCs w:val="24"/>
        </w:rPr>
        <w:drawing>
          <wp:anchor distT="0" distB="0" distL="114300" distR="114300" simplePos="0" relativeHeight="251740160" behindDoc="0" locked="0" layoutInCell="1" allowOverlap="1" wp14:anchorId="4AA8E84F" wp14:editId="4B29ECD5">
            <wp:simplePos x="0" y="0"/>
            <wp:positionH relativeFrom="column">
              <wp:posOffset>1955800</wp:posOffset>
            </wp:positionH>
            <wp:positionV relativeFrom="paragraph">
              <wp:posOffset>137583</wp:posOffset>
            </wp:positionV>
            <wp:extent cx="1819275" cy="4010025"/>
            <wp:effectExtent l="0" t="0" r="9525" b="9525"/>
            <wp:wrapNone/>
            <wp:docPr id="178630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1274" name="Picture 1786301274"/>
                    <pic:cNvPicPr/>
                  </pic:nvPicPr>
                  <pic:blipFill>
                    <a:blip r:embed="rId14">
                      <a:extLst>
                        <a:ext uri="{28A0092B-C50C-407E-A947-70E740481C1C}">
                          <a14:useLocalDpi xmlns:a14="http://schemas.microsoft.com/office/drawing/2010/main" val="0"/>
                        </a:ext>
                      </a:extLst>
                    </a:blip>
                    <a:stretch>
                      <a:fillRect/>
                    </a:stretch>
                  </pic:blipFill>
                  <pic:spPr>
                    <a:xfrm>
                      <a:off x="0" y="0"/>
                      <a:ext cx="1819275" cy="4010025"/>
                    </a:xfrm>
                    <a:prstGeom prst="rect">
                      <a:avLst/>
                    </a:prstGeom>
                  </pic:spPr>
                </pic:pic>
              </a:graphicData>
            </a:graphic>
            <wp14:sizeRelH relativeFrom="page">
              <wp14:pctWidth>0</wp14:pctWidth>
            </wp14:sizeRelH>
            <wp14:sizeRelV relativeFrom="page">
              <wp14:pctHeight>0</wp14:pctHeight>
            </wp14:sizeRelV>
          </wp:anchor>
        </w:drawing>
      </w:r>
    </w:p>
    <w:p w14:paraId="6C00984F" w14:textId="79EB558A" w:rsidR="007A3092" w:rsidRDefault="007A3092" w:rsidP="002759AF">
      <w:pPr>
        <w:spacing w:after="0" w:line="480" w:lineRule="auto"/>
        <w:rPr>
          <w:rFonts w:ascii="Arial" w:hAnsi="Arial" w:cs="Arial"/>
          <w:bCs/>
          <w:sz w:val="24"/>
          <w:szCs w:val="24"/>
        </w:rPr>
      </w:pPr>
    </w:p>
    <w:p w14:paraId="4563DFCA" w14:textId="0B02E610" w:rsidR="007A3092" w:rsidRPr="00673BA3" w:rsidRDefault="007A3092" w:rsidP="002759AF">
      <w:pPr>
        <w:spacing w:after="0" w:line="480" w:lineRule="auto"/>
        <w:rPr>
          <w:rFonts w:ascii="Arial" w:hAnsi="Arial" w:cs="Arial"/>
          <w:bCs/>
          <w:sz w:val="24"/>
          <w:szCs w:val="24"/>
        </w:rPr>
      </w:pPr>
    </w:p>
    <w:p w14:paraId="7BED2F4C" w14:textId="7A00A99D" w:rsidR="00D46FC3" w:rsidRDefault="00D46FC3" w:rsidP="00DA3D50">
      <w:pPr>
        <w:spacing w:after="0" w:line="480" w:lineRule="auto"/>
        <w:ind w:firstLine="720"/>
        <w:jc w:val="center"/>
        <w:rPr>
          <w:rFonts w:ascii="Arial" w:hAnsi="Arial" w:cs="Arial"/>
          <w:b/>
          <w:sz w:val="24"/>
          <w:szCs w:val="24"/>
        </w:rPr>
      </w:pPr>
    </w:p>
    <w:p w14:paraId="31E5ECF2" w14:textId="77777777" w:rsidR="00DA3D50" w:rsidRDefault="00DA3D50" w:rsidP="00DA3D50">
      <w:pPr>
        <w:spacing w:after="0" w:line="480" w:lineRule="auto"/>
        <w:ind w:firstLine="720"/>
        <w:jc w:val="center"/>
        <w:rPr>
          <w:rFonts w:ascii="Arial" w:hAnsi="Arial" w:cs="Arial"/>
          <w:b/>
          <w:sz w:val="24"/>
          <w:szCs w:val="24"/>
        </w:rPr>
      </w:pPr>
    </w:p>
    <w:p w14:paraId="4EBEC96C" w14:textId="77777777" w:rsidR="007A3092" w:rsidRDefault="007A3092" w:rsidP="00DA3D50">
      <w:pPr>
        <w:spacing w:after="0" w:line="480" w:lineRule="auto"/>
        <w:ind w:firstLine="720"/>
        <w:jc w:val="center"/>
        <w:rPr>
          <w:rFonts w:ascii="Arial" w:hAnsi="Arial" w:cs="Arial"/>
          <w:b/>
          <w:sz w:val="24"/>
          <w:szCs w:val="24"/>
        </w:rPr>
      </w:pPr>
    </w:p>
    <w:p w14:paraId="3B1D760D" w14:textId="77777777" w:rsidR="007A3092" w:rsidRDefault="007A3092" w:rsidP="00DA3D50">
      <w:pPr>
        <w:spacing w:after="0" w:line="480" w:lineRule="auto"/>
        <w:ind w:firstLine="720"/>
        <w:jc w:val="center"/>
        <w:rPr>
          <w:rFonts w:ascii="Arial" w:hAnsi="Arial" w:cs="Arial"/>
          <w:b/>
          <w:sz w:val="24"/>
          <w:szCs w:val="24"/>
        </w:rPr>
      </w:pPr>
    </w:p>
    <w:p w14:paraId="54AE57A2" w14:textId="77777777" w:rsidR="007A3092" w:rsidRDefault="007A3092" w:rsidP="00DA3D50">
      <w:pPr>
        <w:spacing w:after="0" w:line="480" w:lineRule="auto"/>
        <w:ind w:firstLine="720"/>
        <w:jc w:val="center"/>
        <w:rPr>
          <w:rFonts w:ascii="Arial" w:hAnsi="Arial" w:cs="Arial"/>
          <w:b/>
          <w:sz w:val="24"/>
          <w:szCs w:val="24"/>
        </w:rPr>
      </w:pPr>
    </w:p>
    <w:p w14:paraId="167007C0" w14:textId="77777777" w:rsidR="007A3092" w:rsidRDefault="007A3092" w:rsidP="00DA3D50">
      <w:pPr>
        <w:spacing w:after="0" w:line="480" w:lineRule="auto"/>
        <w:ind w:firstLine="720"/>
        <w:jc w:val="center"/>
        <w:rPr>
          <w:rFonts w:ascii="Arial" w:hAnsi="Arial" w:cs="Arial"/>
          <w:b/>
          <w:sz w:val="24"/>
          <w:szCs w:val="24"/>
        </w:rPr>
      </w:pPr>
    </w:p>
    <w:p w14:paraId="30E04CD8" w14:textId="77777777" w:rsidR="007A3092" w:rsidRDefault="007A3092" w:rsidP="00DA3D50">
      <w:pPr>
        <w:spacing w:after="0" w:line="480" w:lineRule="auto"/>
        <w:ind w:firstLine="720"/>
        <w:jc w:val="center"/>
        <w:rPr>
          <w:rFonts w:ascii="Arial" w:hAnsi="Arial" w:cs="Arial"/>
          <w:b/>
          <w:sz w:val="24"/>
          <w:szCs w:val="24"/>
        </w:rPr>
      </w:pPr>
    </w:p>
    <w:p w14:paraId="585C226E" w14:textId="77777777" w:rsidR="007A3092" w:rsidRDefault="007A3092" w:rsidP="00DA3D50">
      <w:pPr>
        <w:spacing w:after="0" w:line="480" w:lineRule="auto"/>
        <w:ind w:firstLine="720"/>
        <w:jc w:val="center"/>
        <w:rPr>
          <w:rFonts w:ascii="Arial" w:hAnsi="Arial" w:cs="Arial"/>
          <w:b/>
          <w:sz w:val="24"/>
          <w:szCs w:val="24"/>
        </w:rPr>
      </w:pPr>
    </w:p>
    <w:p w14:paraId="7303974F" w14:textId="77777777" w:rsidR="007C2B45" w:rsidRDefault="007C2B45" w:rsidP="00576F7A">
      <w:pPr>
        <w:spacing w:after="0" w:line="480" w:lineRule="auto"/>
        <w:rPr>
          <w:rFonts w:ascii="Arial" w:hAnsi="Arial" w:cs="Arial"/>
          <w:b/>
          <w:sz w:val="24"/>
          <w:szCs w:val="24"/>
        </w:rPr>
      </w:pPr>
    </w:p>
    <w:p w14:paraId="28F127B6" w14:textId="77777777" w:rsidR="00576F7A" w:rsidRDefault="00576F7A" w:rsidP="00576F7A">
      <w:pPr>
        <w:spacing w:after="0" w:line="240" w:lineRule="auto"/>
        <w:rPr>
          <w:rFonts w:ascii="Arial" w:hAnsi="Arial" w:cs="Arial"/>
          <w:bCs/>
          <w:sz w:val="24"/>
          <w:szCs w:val="24"/>
        </w:rPr>
      </w:pPr>
    </w:p>
    <w:p w14:paraId="67050716" w14:textId="20842EDC" w:rsidR="00971937" w:rsidRPr="00CE283A" w:rsidRDefault="00DA3D50" w:rsidP="00CE283A">
      <w:pPr>
        <w:spacing w:after="0" w:line="480" w:lineRule="auto"/>
        <w:ind w:left="2160" w:firstLine="720"/>
        <w:rPr>
          <w:rFonts w:ascii="Arial" w:hAnsi="Arial" w:cs="Arial"/>
          <w:bCs/>
          <w:sz w:val="24"/>
          <w:szCs w:val="24"/>
        </w:rPr>
      </w:pPr>
      <w:r w:rsidRPr="00DA3D50">
        <w:rPr>
          <w:rFonts w:ascii="Arial" w:hAnsi="Arial" w:cs="Arial"/>
          <w:bCs/>
          <w:sz w:val="24"/>
          <w:szCs w:val="24"/>
        </w:rPr>
        <w:t>Figure 3. Workflow Diagram</w:t>
      </w:r>
    </w:p>
    <w:p w14:paraId="5DDA6CCC" w14:textId="77777777" w:rsidR="00EC2333" w:rsidRDefault="00EC2333" w:rsidP="003D2039">
      <w:pPr>
        <w:spacing w:after="0" w:line="480" w:lineRule="auto"/>
        <w:rPr>
          <w:rFonts w:ascii="Arial" w:hAnsi="Arial" w:cs="Arial"/>
          <w:b/>
          <w:sz w:val="24"/>
          <w:szCs w:val="24"/>
        </w:rPr>
      </w:pPr>
    </w:p>
    <w:p w14:paraId="721C868F" w14:textId="77777777" w:rsidR="00EC2333" w:rsidRDefault="00EC2333" w:rsidP="003D2039">
      <w:pPr>
        <w:spacing w:after="0" w:line="480" w:lineRule="auto"/>
        <w:rPr>
          <w:rFonts w:ascii="Arial" w:hAnsi="Arial" w:cs="Arial"/>
          <w:b/>
          <w:sz w:val="24"/>
          <w:szCs w:val="24"/>
        </w:rPr>
      </w:pPr>
    </w:p>
    <w:p w14:paraId="32504BF5" w14:textId="77777777" w:rsidR="00EC2333" w:rsidRDefault="00EC2333" w:rsidP="003D2039">
      <w:pPr>
        <w:spacing w:after="0" w:line="480" w:lineRule="auto"/>
        <w:rPr>
          <w:rFonts w:ascii="Arial" w:hAnsi="Arial" w:cs="Arial"/>
          <w:b/>
          <w:sz w:val="24"/>
          <w:szCs w:val="24"/>
        </w:rPr>
      </w:pPr>
    </w:p>
    <w:p w14:paraId="1146ADB1" w14:textId="77777777" w:rsidR="00EC2333" w:rsidRDefault="00EC2333" w:rsidP="003D2039">
      <w:pPr>
        <w:spacing w:after="0" w:line="480" w:lineRule="auto"/>
        <w:rPr>
          <w:rFonts w:ascii="Arial" w:hAnsi="Arial" w:cs="Arial"/>
          <w:b/>
          <w:sz w:val="24"/>
          <w:szCs w:val="24"/>
        </w:rPr>
      </w:pPr>
    </w:p>
    <w:p w14:paraId="60F8C5FF" w14:textId="4D7EB731" w:rsidR="00D46FC3" w:rsidRDefault="003D2039" w:rsidP="003D2039">
      <w:pPr>
        <w:spacing w:after="0" w:line="480" w:lineRule="auto"/>
        <w:rPr>
          <w:rFonts w:ascii="Arial" w:hAnsi="Arial" w:cs="Arial"/>
          <w:b/>
          <w:sz w:val="24"/>
          <w:szCs w:val="24"/>
        </w:rPr>
      </w:pPr>
      <w:r>
        <w:rPr>
          <w:rFonts w:ascii="Arial" w:hAnsi="Arial" w:cs="Arial"/>
          <w:b/>
          <w:sz w:val="24"/>
          <w:szCs w:val="24"/>
        </w:rPr>
        <w:t>Proposed Flowchart</w:t>
      </w:r>
    </w:p>
    <w:p w14:paraId="5FEC27C8" w14:textId="2D8D39CB" w:rsidR="003D2039" w:rsidRPr="003D2039" w:rsidRDefault="003D2039" w:rsidP="001F7FC6">
      <w:pPr>
        <w:spacing w:after="0" w:line="480" w:lineRule="auto"/>
        <w:jc w:val="both"/>
        <w:rPr>
          <w:rFonts w:ascii="Arial" w:hAnsi="Arial" w:cs="Arial"/>
          <w:bCs/>
          <w:sz w:val="24"/>
          <w:szCs w:val="24"/>
        </w:rPr>
      </w:pPr>
      <w:r>
        <w:rPr>
          <w:rFonts w:ascii="Arial" w:hAnsi="Arial" w:cs="Arial"/>
          <w:b/>
          <w:sz w:val="24"/>
          <w:szCs w:val="24"/>
        </w:rPr>
        <w:tab/>
      </w:r>
      <w:r w:rsidRPr="003D2039">
        <w:rPr>
          <w:rFonts w:ascii="Arial" w:hAnsi="Arial" w:cs="Arial"/>
          <w:bCs/>
          <w:sz w:val="24"/>
          <w:szCs w:val="24"/>
        </w:rPr>
        <w:t xml:space="preserve">This </w:t>
      </w:r>
      <w:r w:rsidR="00E70603" w:rsidRPr="003D2039">
        <w:rPr>
          <w:rFonts w:ascii="Arial" w:hAnsi="Arial" w:cs="Arial"/>
          <w:bCs/>
          <w:sz w:val="24"/>
          <w:szCs w:val="24"/>
        </w:rPr>
        <w:t>flowchart shows</w:t>
      </w:r>
      <w:r w:rsidRPr="003D2039">
        <w:rPr>
          <w:rFonts w:ascii="Arial" w:hAnsi="Arial" w:cs="Arial"/>
          <w:bCs/>
          <w:sz w:val="24"/>
          <w:szCs w:val="24"/>
        </w:rPr>
        <w:t xml:space="preserve"> the process of data, where it should start and how it ends.</w:t>
      </w:r>
    </w:p>
    <w:p w14:paraId="5B509A27" w14:textId="74FE4F7A" w:rsidR="00D46FC3" w:rsidRPr="00673BA3" w:rsidRDefault="00576F7A">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1184" behindDoc="0" locked="0" layoutInCell="1" allowOverlap="1" wp14:anchorId="5B3BEBDC" wp14:editId="71508CC0">
            <wp:simplePos x="0" y="0"/>
            <wp:positionH relativeFrom="column">
              <wp:posOffset>3175</wp:posOffset>
            </wp:positionH>
            <wp:positionV relativeFrom="paragraph">
              <wp:posOffset>138642</wp:posOffset>
            </wp:positionV>
            <wp:extent cx="5486400" cy="4902835"/>
            <wp:effectExtent l="0" t="0" r="0" b="0"/>
            <wp:wrapNone/>
            <wp:docPr id="165157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73536" name="Picture 1651573536"/>
                    <pic:cNvPicPr/>
                  </pic:nvPicPr>
                  <pic:blipFill>
                    <a:blip r:embed="rId15">
                      <a:extLst>
                        <a:ext uri="{28A0092B-C50C-407E-A947-70E740481C1C}">
                          <a14:useLocalDpi xmlns:a14="http://schemas.microsoft.com/office/drawing/2010/main" val="0"/>
                        </a:ext>
                      </a:extLst>
                    </a:blip>
                    <a:stretch>
                      <a:fillRect/>
                    </a:stretch>
                  </pic:blipFill>
                  <pic:spPr>
                    <a:xfrm>
                      <a:off x="0" y="0"/>
                      <a:ext cx="5486400" cy="4902835"/>
                    </a:xfrm>
                    <a:prstGeom prst="rect">
                      <a:avLst/>
                    </a:prstGeom>
                  </pic:spPr>
                </pic:pic>
              </a:graphicData>
            </a:graphic>
            <wp14:sizeRelH relativeFrom="page">
              <wp14:pctWidth>0</wp14:pctWidth>
            </wp14:sizeRelH>
            <wp14:sizeRelV relativeFrom="page">
              <wp14:pctHeight>0</wp14:pctHeight>
            </wp14:sizeRelV>
          </wp:anchor>
        </w:drawing>
      </w:r>
    </w:p>
    <w:p w14:paraId="516F9033" w14:textId="0C013908" w:rsidR="00D46FC3" w:rsidRPr="00673BA3" w:rsidRDefault="00D46FC3">
      <w:pPr>
        <w:spacing w:after="0" w:line="480" w:lineRule="auto"/>
        <w:ind w:firstLine="720"/>
        <w:jc w:val="center"/>
        <w:rPr>
          <w:rFonts w:ascii="Arial" w:hAnsi="Arial" w:cs="Arial"/>
          <w:b/>
          <w:sz w:val="24"/>
          <w:szCs w:val="24"/>
        </w:rPr>
      </w:pPr>
    </w:p>
    <w:p w14:paraId="3B175316" w14:textId="3465360B" w:rsidR="00D46FC3" w:rsidRDefault="00D46FC3">
      <w:pPr>
        <w:spacing w:after="0" w:line="480" w:lineRule="auto"/>
        <w:ind w:firstLine="720"/>
        <w:jc w:val="center"/>
        <w:rPr>
          <w:rFonts w:ascii="Arial" w:hAnsi="Arial" w:cs="Arial"/>
          <w:b/>
          <w:sz w:val="24"/>
          <w:szCs w:val="24"/>
        </w:rPr>
      </w:pPr>
    </w:p>
    <w:p w14:paraId="472FBE47" w14:textId="77777777" w:rsidR="00664A27" w:rsidRDefault="00664A27">
      <w:pPr>
        <w:spacing w:after="0" w:line="480" w:lineRule="auto"/>
        <w:ind w:firstLine="720"/>
        <w:jc w:val="center"/>
        <w:rPr>
          <w:rFonts w:ascii="Arial" w:hAnsi="Arial" w:cs="Arial"/>
          <w:b/>
          <w:sz w:val="24"/>
          <w:szCs w:val="24"/>
        </w:rPr>
      </w:pPr>
    </w:p>
    <w:p w14:paraId="4C78B292" w14:textId="77777777" w:rsidR="00664A27" w:rsidRDefault="00664A27">
      <w:pPr>
        <w:spacing w:after="0" w:line="480" w:lineRule="auto"/>
        <w:ind w:firstLine="720"/>
        <w:jc w:val="center"/>
        <w:rPr>
          <w:rFonts w:ascii="Arial" w:hAnsi="Arial" w:cs="Arial"/>
          <w:b/>
          <w:sz w:val="24"/>
          <w:szCs w:val="24"/>
        </w:rPr>
      </w:pPr>
    </w:p>
    <w:p w14:paraId="14256B70" w14:textId="77777777" w:rsidR="00664A27" w:rsidRDefault="00664A27">
      <w:pPr>
        <w:spacing w:after="0" w:line="480" w:lineRule="auto"/>
        <w:ind w:firstLine="720"/>
        <w:jc w:val="center"/>
        <w:rPr>
          <w:rFonts w:ascii="Arial" w:hAnsi="Arial" w:cs="Arial"/>
          <w:b/>
          <w:sz w:val="24"/>
          <w:szCs w:val="24"/>
        </w:rPr>
      </w:pPr>
    </w:p>
    <w:p w14:paraId="1BE4882F" w14:textId="77777777" w:rsidR="00664A27" w:rsidRDefault="00664A27">
      <w:pPr>
        <w:spacing w:after="0" w:line="480" w:lineRule="auto"/>
        <w:ind w:firstLine="720"/>
        <w:jc w:val="center"/>
        <w:rPr>
          <w:rFonts w:ascii="Arial" w:hAnsi="Arial" w:cs="Arial"/>
          <w:b/>
          <w:sz w:val="24"/>
          <w:szCs w:val="24"/>
        </w:rPr>
      </w:pPr>
    </w:p>
    <w:p w14:paraId="75A0C92B" w14:textId="77777777" w:rsidR="00664A27" w:rsidRPr="00673BA3" w:rsidRDefault="00664A27">
      <w:pPr>
        <w:spacing w:after="0" w:line="480" w:lineRule="auto"/>
        <w:ind w:firstLine="720"/>
        <w:jc w:val="center"/>
        <w:rPr>
          <w:rFonts w:ascii="Arial" w:hAnsi="Arial" w:cs="Arial"/>
          <w:b/>
          <w:sz w:val="24"/>
          <w:szCs w:val="24"/>
        </w:rPr>
      </w:pPr>
    </w:p>
    <w:p w14:paraId="4A27005A" w14:textId="18048913" w:rsidR="004A2789" w:rsidRPr="00673BA3" w:rsidRDefault="004A2789">
      <w:pPr>
        <w:spacing w:after="0" w:line="480" w:lineRule="auto"/>
        <w:ind w:firstLine="720"/>
        <w:jc w:val="center"/>
        <w:rPr>
          <w:rFonts w:ascii="Arial" w:hAnsi="Arial" w:cs="Arial"/>
          <w:b/>
          <w:sz w:val="24"/>
          <w:szCs w:val="24"/>
        </w:rPr>
      </w:pPr>
    </w:p>
    <w:p w14:paraId="603DD5A1" w14:textId="270C2048" w:rsidR="004A2789" w:rsidRPr="00673BA3" w:rsidRDefault="004A2789">
      <w:pPr>
        <w:spacing w:after="0" w:line="480" w:lineRule="auto"/>
        <w:ind w:firstLine="720"/>
        <w:jc w:val="center"/>
        <w:rPr>
          <w:rFonts w:ascii="Arial" w:hAnsi="Arial" w:cs="Arial"/>
          <w:b/>
          <w:sz w:val="24"/>
          <w:szCs w:val="24"/>
        </w:rPr>
      </w:pPr>
    </w:p>
    <w:p w14:paraId="193A571E" w14:textId="370406BC" w:rsidR="004A2789" w:rsidRDefault="004A2789">
      <w:pPr>
        <w:spacing w:after="0" w:line="480" w:lineRule="auto"/>
        <w:ind w:firstLine="720"/>
        <w:jc w:val="center"/>
        <w:rPr>
          <w:rFonts w:ascii="Arial" w:hAnsi="Arial" w:cs="Arial"/>
          <w:b/>
          <w:sz w:val="24"/>
          <w:szCs w:val="24"/>
        </w:rPr>
      </w:pPr>
    </w:p>
    <w:p w14:paraId="53F7FA59" w14:textId="77777777" w:rsidR="00664A27" w:rsidRDefault="00664A27">
      <w:pPr>
        <w:spacing w:after="0" w:line="480" w:lineRule="auto"/>
        <w:ind w:firstLine="720"/>
        <w:jc w:val="center"/>
        <w:rPr>
          <w:rFonts w:ascii="Arial" w:hAnsi="Arial" w:cs="Arial"/>
          <w:b/>
          <w:sz w:val="24"/>
          <w:szCs w:val="24"/>
        </w:rPr>
      </w:pPr>
    </w:p>
    <w:p w14:paraId="112777B7" w14:textId="77777777" w:rsidR="00664A27" w:rsidRDefault="00664A27">
      <w:pPr>
        <w:spacing w:after="0" w:line="480" w:lineRule="auto"/>
        <w:ind w:firstLine="720"/>
        <w:jc w:val="center"/>
        <w:rPr>
          <w:rFonts w:ascii="Arial" w:hAnsi="Arial" w:cs="Arial"/>
          <w:b/>
          <w:sz w:val="24"/>
          <w:szCs w:val="24"/>
        </w:rPr>
      </w:pPr>
    </w:p>
    <w:p w14:paraId="533023EA" w14:textId="77777777" w:rsidR="00664A27" w:rsidRDefault="00664A27">
      <w:pPr>
        <w:spacing w:after="0" w:line="480" w:lineRule="auto"/>
        <w:ind w:firstLine="720"/>
        <w:jc w:val="center"/>
        <w:rPr>
          <w:rFonts w:ascii="Arial" w:hAnsi="Arial" w:cs="Arial"/>
          <w:b/>
          <w:sz w:val="24"/>
          <w:szCs w:val="24"/>
        </w:rPr>
      </w:pPr>
    </w:p>
    <w:p w14:paraId="3D58155B" w14:textId="77777777" w:rsidR="00664A27" w:rsidRDefault="00664A27" w:rsidP="00576F7A">
      <w:pPr>
        <w:spacing w:after="0" w:line="480" w:lineRule="auto"/>
        <w:rPr>
          <w:rFonts w:ascii="Arial" w:hAnsi="Arial" w:cs="Arial"/>
          <w:b/>
          <w:sz w:val="24"/>
          <w:szCs w:val="24"/>
        </w:rPr>
      </w:pPr>
    </w:p>
    <w:p w14:paraId="4F4EC529" w14:textId="77777777" w:rsidR="00AB70C9" w:rsidRDefault="00664A27" w:rsidP="00AB70C9">
      <w:pPr>
        <w:spacing w:after="0" w:line="480" w:lineRule="auto"/>
        <w:jc w:val="center"/>
        <w:rPr>
          <w:rFonts w:ascii="Arial" w:hAnsi="Arial" w:cs="Arial"/>
          <w:bCs/>
          <w:sz w:val="24"/>
          <w:szCs w:val="24"/>
        </w:rPr>
      </w:pPr>
      <w:r w:rsidRPr="00664A27">
        <w:rPr>
          <w:rFonts w:ascii="Arial" w:hAnsi="Arial" w:cs="Arial"/>
          <w:bCs/>
          <w:sz w:val="24"/>
          <w:szCs w:val="24"/>
        </w:rPr>
        <w:t>Figure 4. Flowchart Diagram</w:t>
      </w:r>
    </w:p>
    <w:p w14:paraId="0CCC06B5" w14:textId="77777777" w:rsidR="00576F7A" w:rsidRDefault="00576F7A" w:rsidP="00AB70C9">
      <w:pPr>
        <w:spacing w:after="0" w:line="480" w:lineRule="auto"/>
        <w:rPr>
          <w:rFonts w:ascii="Arial" w:hAnsi="Arial" w:cs="Arial"/>
          <w:b/>
          <w:noProof/>
          <w:sz w:val="24"/>
          <w:szCs w:val="24"/>
        </w:rPr>
      </w:pPr>
    </w:p>
    <w:p w14:paraId="12031C3B" w14:textId="6D2FE499" w:rsidR="004A2789" w:rsidRDefault="00427424" w:rsidP="00AB70C9">
      <w:pPr>
        <w:spacing w:after="0" w:line="480" w:lineRule="auto"/>
        <w:rPr>
          <w:rFonts w:ascii="Arial" w:hAnsi="Arial" w:cs="Arial"/>
          <w:b/>
          <w:noProof/>
          <w:sz w:val="24"/>
          <w:szCs w:val="24"/>
        </w:rPr>
      </w:pPr>
      <w:r>
        <w:rPr>
          <w:rFonts w:ascii="Arial" w:hAnsi="Arial" w:cs="Arial"/>
          <w:b/>
          <w:noProof/>
          <w:sz w:val="24"/>
          <w:szCs w:val="24"/>
        </w:rPr>
        <w:t>System Architecture</w:t>
      </w:r>
    </w:p>
    <w:p w14:paraId="7EA48A24" w14:textId="052F25AD" w:rsidR="00427424" w:rsidRPr="00427424" w:rsidRDefault="00427424" w:rsidP="00AB70C9">
      <w:pPr>
        <w:spacing w:after="0" w:line="480" w:lineRule="auto"/>
        <w:rPr>
          <w:rFonts w:ascii="Arial" w:hAnsi="Arial" w:cs="Arial"/>
          <w:bCs/>
          <w:sz w:val="24"/>
          <w:szCs w:val="24"/>
        </w:rPr>
      </w:pPr>
      <w:r>
        <w:rPr>
          <w:rFonts w:ascii="Arial" w:hAnsi="Arial" w:cs="Arial"/>
          <w:b/>
          <w:noProof/>
          <w:sz w:val="24"/>
          <w:szCs w:val="24"/>
        </w:rPr>
        <w:tab/>
      </w:r>
      <w:r>
        <w:rPr>
          <w:rFonts w:ascii="Arial" w:hAnsi="Arial" w:cs="Arial"/>
          <w:bCs/>
          <w:noProof/>
          <w:sz w:val="24"/>
          <w:szCs w:val="24"/>
        </w:rPr>
        <w:t>System architecture refers to the design and structure of a computer system or software application.</w:t>
      </w:r>
    </w:p>
    <w:p w14:paraId="77E3E297" w14:textId="72CE8124" w:rsidR="004A2789" w:rsidRPr="00673BA3" w:rsidRDefault="00F655AE">
      <w:pPr>
        <w:spacing w:after="0" w:line="480" w:lineRule="auto"/>
        <w:ind w:firstLine="720"/>
        <w:jc w:val="center"/>
        <w:rPr>
          <w:rFonts w:ascii="Arial" w:hAnsi="Arial" w:cs="Arial"/>
          <w:b/>
          <w:sz w:val="24"/>
          <w:szCs w:val="24"/>
        </w:rPr>
      </w:pPr>
      <w:r>
        <w:rPr>
          <w:rFonts w:ascii="Arial" w:hAnsi="Arial" w:cs="Arial"/>
          <w:b/>
          <w:noProof/>
          <w:sz w:val="24"/>
          <w:szCs w:val="24"/>
        </w:rPr>
        <w:drawing>
          <wp:anchor distT="0" distB="0" distL="114300" distR="114300" simplePos="0" relativeHeight="251742208" behindDoc="0" locked="0" layoutInCell="1" allowOverlap="1" wp14:anchorId="064585D3" wp14:editId="6D9A39BE">
            <wp:simplePos x="0" y="0"/>
            <wp:positionH relativeFrom="column">
              <wp:posOffset>-1270</wp:posOffset>
            </wp:positionH>
            <wp:positionV relativeFrom="paragraph">
              <wp:posOffset>242358</wp:posOffset>
            </wp:positionV>
            <wp:extent cx="5486400" cy="3466465"/>
            <wp:effectExtent l="0" t="0" r="0" b="635"/>
            <wp:wrapNone/>
            <wp:docPr id="2038085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5967" name="Picture 2038085967"/>
                    <pic:cNvPicPr/>
                  </pic:nvPicPr>
                  <pic:blipFill>
                    <a:blip r:embed="rId16">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14:sizeRelH relativeFrom="page">
              <wp14:pctWidth>0</wp14:pctWidth>
            </wp14:sizeRelH>
            <wp14:sizeRelV relativeFrom="page">
              <wp14:pctHeight>0</wp14:pctHeight>
            </wp14:sizeRelV>
          </wp:anchor>
        </w:drawing>
      </w:r>
    </w:p>
    <w:p w14:paraId="3DE3C940" w14:textId="5AB5280E" w:rsidR="004A2789" w:rsidRPr="00673BA3" w:rsidRDefault="004A2789">
      <w:pPr>
        <w:spacing w:after="0" w:line="480" w:lineRule="auto"/>
        <w:ind w:firstLine="720"/>
        <w:jc w:val="center"/>
        <w:rPr>
          <w:rFonts w:ascii="Arial" w:hAnsi="Arial" w:cs="Arial"/>
          <w:b/>
          <w:sz w:val="24"/>
          <w:szCs w:val="24"/>
        </w:rPr>
      </w:pPr>
    </w:p>
    <w:p w14:paraId="7F74F675" w14:textId="28F59708" w:rsidR="004A2789" w:rsidRPr="00673BA3" w:rsidRDefault="004A2789">
      <w:pPr>
        <w:spacing w:after="0" w:line="480" w:lineRule="auto"/>
        <w:ind w:firstLine="720"/>
        <w:jc w:val="center"/>
        <w:rPr>
          <w:rFonts w:ascii="Arial" w:hAnsi="Arial" w:cs="Arial"/>
          <w:b/>
          <w:sz w:val="24"/>
          <w:szCs w:val="24"/>
        </w:rPr>
      </w:pPr>
    </w:p>
    <w:p w14:paraId="73A90216" w14:textId="1D1444ED" w:rsidR="004A2789" w:rsidRDefault="004A2789">
      <w:pPr>
        <w:spacing w:after="0" w:line="480" w:lineRule="auto"/>
        <w:ind w:firstLine="720"/>
        <w:jc w:val="center"/>
        <w:rPr>
          <w:rFonts w:ascii="Arial" w:hAnsi="Arial" w:cs="Arial"/>
          <w:b/>
          <w:sz w:val="24"/>
          <w:szCs w:val="24"/>
        </w:rPr>
      </w:pPr>
    </w:p>
    <w:p w14:paraId="3CADD02E" w14:textId="77777777" w:rsidR="00971937" w:rsidRDefault="00971937">
      <w:pPr>
        <w:spacing w:after="0" w:line="480" w:lineRule="auto"/>
        <w:ind w:firstLine="720"/>
        <w:jc w:val="center"/>
        <w:rPr>
          <w:rFonts w:ascii="Arial" w:hAnsi="Arial" w:cs="Arial"/>
          <w:b/>
          <w:sz w:val="24"/>
          <w:szCs w:val="24"/>
        </w:rPr>
      </w:pPr>
    </w:p>
    <w:p w14:paraId="039EEA86" w14:textId="0B46E04F" w:rsidR="00971937" w:rsidRDefault="00971937">
      <w:pPr>
        <w:spacing w:after="0" w:line="480" w:lineRule="auto"/>
        <w:ind w:firstLine="720"/>
        <w:jc w:val="center"/>
        <w:rPr>
          <w:rFonts w:ascii="Arial" w:hAnsi="Arial" w:cs="Arial"/>
          <w:b/>
          <w:sz w:val="24"/>
          <w:szCs w:val="24"/>
        </w:rPr>
      </w:pPr>
    </w:p>
    <w:p w14:paraId="3A19FF16" w14:textId="3CD9705B" w:rsidR="00971937" w:rsidRDefault="00971937" w:rsidP="00971937">
      <w:pPr>
        <w:spacing w:after="0" w:line="480" w:lineRule="auto"/>
        <w:rPr>
          <w:rFonts w:ascii="Arial" w:hAnsi="Arial" w:cs="Arial"/>
          <w:b/>
          <w:sz w:val="24"/>
          <w:szCs w:val="24"/>
        </w:rPr>
      </w:pPr>
    </w:p>
    <w:p w14:paraId="7F1C430A" w14:textId="7CB832AA" w:rsidR="00971937" w:rsidRDefault="00971937">
      <w:pPr>
        <w:spacing w:after="0" w:line="480" w:lineRule="auto"/>
        <w:ind w:firstLine="720"/>
        <w:jc w:val="center"/>
        <w:rPr>
          <w:rFonts w:ascii="Arial" w:hAnsi="Arial" w:cs="Arial"/>
          <w:b/>
          <w:sz w:val="24"/>
          <w:szCs w:val="24"/>
        </w:rPr>
      </w:pPr>
      <w:r w:rsidRPr="00E70603">
        <w:rPr>
          <w:rFonts w:ascii="Arial" w:hAnsi="Arial" w:cs="Arial"/>
          <w:b/>
          <w:noProof/>
          <w:sz w:val="24"/>
          <w:szCs w:val="24"/>
        </w:rPr>
        <mc:AlternateContent>
          <mc:Choice Requires="wps">
            <w:drawing>
              <wp:anchor distT="45720" distB="45720" distL="114300" distR="114300" simplePos="0" relativeHeight="251730944" behindDoc="0" locked="0" layoutInCell="1" allowOverlap="1" wp14:anchorId="44E6800F" wp14:editId="6A6D147F">
                <wp:simplePos x="0" y="0"/>
                <wp:positionH relativeFrom="column">
                  <wp:posOffset>2065020</wp:posOffset>
                </wp:positionH>
                <wp:positionV relativeFrom="paragraph">
                  <wp:posOffset>313055</wp:posOffset>
                </wp:positionV>
                <wp:extent cx="2278380" cy="274320"/>
                <wp:effectExtent l="0" t="0" r="26670" b="11430"/>
                <wp:wrapSquare wrapText="bothSides"/>
                <wp:docPr id="115453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8380" cy="274320"/>
                        </a:xfrm>
                        <a:prstGeom prst="rect">
                          <a:avLst/>
                        </a:prstGeom>
                        <a:solidFill>
                          <a:schemeClr val="bg1"/>
                        </a:solidFill>
                        <a:ln w="9525">
                          <a:solidFill>
                            <a:schemeClr val="bg1"/>
                          </a:solidFill>
                          <a:miter lim="800000"/>
                          <a:headEnd/>
                          <a:tailEnd/>
                        </a:ln>
                      </wps:spPr>
                      <wps:txb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6800F" id="_x0000_t202" coordsize="21600,21600" o:spt="202" path="m,l,21600r21600,l21600,xe">
                <v:stroke joinstyle="miter"/>
                <v:path gradientshapeok="t" o:connecttype="rect"/>
              </v:shapetype>
              <v:shape id="Text Box 2" o:spid="_x0000_s1026" type="#_x0000_t202" style="position:absolute;left:0;text-align:left;margin-left:162.6pt;margin-top:24.65pt;width:179.4pt;height:21.6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" fillcolor="white [3212]" strokecolor="white [3212]">
                <v:textbox>
                  <w:txbxContent>
                    <w:p w14:paraId="6737E4F5" w14:textId="340B0DE8" w:rsidR="00E70603" w:rsidRPr="00E70603" w:rsidRDefault="00E70603">
                      <w:pPr>
                        <w:rPr>
                          <w:rFonts w:ascii="Arial" w:hAnsi="Arial" w:cs="Arial"/>
                          <w:sz w:val="24"/>
                          <w:szCs w:val="24"/>
                        </w:rPr>
                      </w:pPr>
                      <w:r w:rsidRPr="00E70603">
                        <w:rPr>
                          <w:rFonts w:ascii="Arial" w:hAnsi="Arial" w:cs="Arial"/>
                          <w:sz w:val="24"/>
                          <w:szCs w:val="24"/>
                        </w:rPr>
                        <w:t xml:space="preserve">Figure </w:t>
                      </w:r>
                      <w:r w:rsidR="00664A27">
                        <w:rPr>
                          <w:rFonts w:ascii="Arial" w:hAnsi="Arial" w:cs="Arial"/>
                          <w:sz w:val="24"/>
                          <w:szCs w:val="24"/>
                        </w:rPr>
                        <w:t>5</w:t>
                      </w:r>
                      <w:r w:rsidRPr="00E70603">
                        <w:rPr>
                          <w:rFonts w:ascii="Arial" w:hAnsi="Arial" w:cs="Arial"/>
                          <w:sz w:val="24"/>
                          <w:szCs w:val="24"/>
                        </w:rPr>
                        <w:t>. System Architecture</w:t>
                      </w:r>
                    </w:p>
                  </w:txbxContent>
                </v:textbox>
                <w10:wrap type="square"/>
              </v:shape>
            </w:pict>
          </mc:Fallback>
        </mc:AlternateContent>
      </w:r>
    </w:p>
    <w:p w14:paraId="0C87F3BA" w14:textId="77777777" w:rsidR="00971937" w:rsidRPr="00673BA3" w:rsidRDefault="00971937">
      <w:pPr>
        <w:spacing w:after="0" w:line="480" w:lineRule="auto"/>
        <w:ind w:firstLine="720"/>
        <w:jc w:val="center"/>
        <w:rPr>
          <w:rFonts w:ascii="Arial" w:hAnsi="Arial" w:cs="Arial"/>
          <w:b/>
          <w:sz w:val="24"/>
          <w:szCs w:val="24"/>
        </w:rPr>
      </w:pPr>
    </w:p>
    <w:p w14:paraId="4887E7BE" w14:textId="36413A67" w:rsidR="004A2789" w:rsidRDefault="004A2789">
      <w:pPr>
        <w:spacing w:after="0" w:line="480" w:lineRule="auto"/>
        <w:ind w:firstLine="720"/>
        <w:jc w:val="center"/>
        <w:rPr>
          <w:rFonts w:ascii="Arial" w:hAnsi="Arial" w:cs="Arial"/>
          <w:b/>
          <w:sz w:val="24"/>
          <w:szCs w:val="24"/>
        </w:rPr>
      </w:pPr>
    </w:p>
    <w:p w14:paraId="5E3B98DF" w14:textId="470F7941" w:rsidR="00664A27" w:rsidRDefault="00664A27">
      <w:pPr>
        <w:spacing w:after="0" w:line="480" w:lineRule="auto"/>
        <w:ind w:firstLine="720"/>
        <w:jc w:val="center"/>
        <w:rPr>
          <w:rFonts w:ascii="Arial" w:hAnsi="Arial" w:cs="Arial"/>
          <w:b/>
          <w:sz w:val="24"/>
          <w:szCs w:val="24"/>
        </w:rPr>
      </w:pPr>
    </w:p>
    <w:p w14:paraId="5BB51FF2" w14:textId="77777777" w:rsidR="00427424" w:rsidRDefault="00427424">
      <w:pPr>
        <w:spacing w:after="0" w:line="480" w:lineRule="auto"/>
        <w:ind w:firstLine="720"/>
        <w:jc w:val="center"/>
        <w:rPr>
          <w:rFonts w:ascii="Arial" w:hAnsi="Arial" w:cs="Arial"/>
          <w:bCs/>
          <w:sz w:val="24"/>
          <w:szCs w:val="24"/>
        </w:rPr>
      </w:pPr>
    </w:p>
    <w:p w14:paraId="3EEB1F40" w14:textId="665EBE3D" w:rsidR="00664A27" w:rsidRPr="00427424" w:rsidRDefault="00427424">
      <w:pPr>
        <w:spacing w:after="0" w:line="480" w:lineRule="auto"/>
        <w:ind w:firstLine="720"/>
        <w:jc w:val="center"/>
        <w:rPr>
          <w:rFonts w:ascii="Arial" w:hAnsi="Arial" w:cs="Arial"/>
          <w:bCs/>
          <w:sz w:val="24"/>
          <w:szCs w:val="24"/>
        </w:rPr>
      </w:pPr>
      <w:r w:rsidRPr="00427424">
        <w:rPr>
          <w:rFonts w:ascii="Arial" w:hAnsi="Arial" w:cs="Arial"/>
          <w:bCs/>
          <w:sz w:val="24"/>
          <w:szCs w:val="24"/>
        </w:rPr>
        <w:t xml:space="preserve">Figure 5. </w:t>
      </w:r>
      <w:r>
        <w:rPr>
          <w:rFonts w:ascii="Arial" w:hAnsi="Arial" w:cs="Arial"/>
          <w:bCs/>
          <w:sz w:val="24"/>
          <w:szCs w:val="24"/>
        </w:rPr>
        <w:t>S</w:t>
      </w:r>
      <w:r w:rsidRPr="00427424">
        <w:rPr>
          <w:rFonts w:ascii="Arial" w:hAnsi="Arial" w:cs="Arial"/>
          <w:bCs/>
          <w:sz w:val="24"/>
          <w:szCs w:val="24"/>
        </w:rPr>
        <w:t xml:space="preserve">ystem </w:t>
      </w:r>
      <w:r>
        <w:rPr>
          <w:rFonts w:ascii="Arial" w:hAnsi="Arial" w:cs="Arial"/>
          <w:bCs/>
          <w:sz w:val="24"/>
          <w:szCs w:val="24"/>
        </w:rPr>
        <w:t>A</w:t>
      </w:r>
      <w:r w:rsidRPr="00427424">
        <w:rPr>
          <w:rFonts w:ascii="Arial" w:hAnsi="Arial" w:cs="Arial"/>
          <w:bCs/>
          <w:sz w:val="24"/>
          <w:szCs w:val="24"/>
        </w:rPr>
        <w:t>rchitecture</w:t>
      </w:r>
    </w:p>
    <w:p w14:paraId="6608562E" w14:textId="77777777" w:rsidR="00664A27" w:rsidRPr="00673BA3" w:rsidRDefault="00664A27">
      <w:pPr>
        <w:spacing w:after="0" w:line="480" w:lineRule="auto"/>
        <w:ind w:firstLine="720"/>
        <w:jc w:val="center"/>
        <w:rPr>
          <w:rFonts w:ascii="Arial" w:hAnsi="Arial" w:cs="Arial"/>
          <w:b/>
          <w:sz w:val="24"/>
          <w:szCs w:val="24"/>
        </w:rPr>
      </w:pPr>
    </w:p>
    <w:p w14:paraId="10EA2BE5" w14:textId="77777777" w:rsidR="00E70603" w:rsidRDefault="00E70603" w:rsidP="00E70603">
      <w:pPr>
        <w:spacing w:after="0" w:line="480" w:lineRule="auto"/>
        <w:rPr>
          <w:rFonts w:ascii="Arial" w:hAnsi="Arial" w:cs="Arial"/>
          <w:b/>
          <w:bCs/>
          <w:sz w:val="24"/>
          <w:szCs w:val="24"/>
        </w:rPr>
      </w:pPr>
    </w:p>
    <w:p w14:paraId="2BDB8DE0" w14:textId="77777777" w:rsidR="00971937" w:rsidRDefault="00971937" w:rsidP="00E70603">
      <w:pPr>
        <w:spacing w:after="0" w:line="480" w:lineRule="auto"/>
        <w:rPr>
          <w:rFonts w:ascii="Arial" w:hAnsi="Arial" w:cs="Arial"/>
          <w:b/>
          <w:bCs/>
          <w:sz w:val="24"/>
          <w:szCs w:val="24"/>
        </w:rPr>
      </w:pPr>
    </w:p>
    <w:p w14:paraId="15FB9E6D" w14:textId="77777777" w:rsidR="00971937" w:rsidRDefault="00971937" w:rsidP="00E70603">
      <w:pPr>
        <w:spacing w:after="0" w:line="480" w:lineRule="auto"/>
        <w:rPr>
          <w:rFonts w:ascii="Arial" w:hAnsi="Arial" w:cs="Arial"/>
          <w:b/>
          <w:bCs/>
          <w:sz w:val="24"/>
          <w:szCs w:val="24"/>
        </w:rPr>
      </w:pPr>
    </w:p>
    <w:p w14:paraId="13D3F94A" w14:textId="026C5449" w:rsidR="0085197D" w:rsidRDefault="00E70603" w:rsidP="00E70603">
      <w:pPr>
        <w:spacing w:after="0" w:line="480" w:lineRule="auto"/>
        <w:rPr>
          <w:rFonts w:ascii="Arial" w:hAnsi="Arial" w:cs="Arial"/>
          <w:b/>
          <w:bCs/>
          <w:sz w:val="24"/>
          <w:szCs w:val="24"/>
        </w:rPr>
      </w:pPr>
      <w:r>
        <w:rPr>
          <w:rFonts w:ascii="Arial" w:hAnsi="Arial" w:cs="Arial"/>
          <w:b/>
          <w:bCs/>
          <w:sz w:val="24"/>
          <w:szCs w:val="24"/>
        </w:rPr>
        <w:t>Context Diagram</w:t>
      </w:r>
    </w:p>
    <w:p w14:paraId="7FF34572" w14:textId="50F16A0B" w:rsidR="00E70603" w:rsidRPr="00E70603" w:rsidRDefault="00E70603" w:rsidP="00E70603">
      <w:pPr>
        <w:spacing w:after="0" w:line="480" w:lineRule="auto"/>
        <w:rPr>
          <w:rFonts w:ascii="Arial" w:hAnsi="Arial" w:cs="Arial"/>
          <w:sz w:val="24"/>
          <w:szCs w:val="24"/>
        </w:rPr>
      </w:pPr>
      <w:r>
        <w:rPr>
          <w:rFonts w:ascii="Arial" w:hAnsi="Arial" w:cs="Arial"/>
          <w:b/>
          <w:bCs/>
          <w:sz w:val="24"/>
          <w:szCs w:val="24"/>
        </w:rPr>
        <w:tab/>
      </w:r>
      <w:r w:rsidRPr="00E70603">
        <w:rPr>
          <w:rFonts w:ascii="Arial" w:hAnsi="Arial" w:cs="Arial"/>
          <w:sz w:val="24"/>
          <w:szCs w:val="24"/>
        </w:rPr>
        <w:t xml:space="preserve">Context diagram </w:t>
      </w:r>
      <w:r w:rsidR="00A247FF" w:rsidRPr="00E70603">
        <w:rPr>
          <w:rFonts w:ascii="Arial" w:hAnsi="Arial" w:cs="Arial"/>
          <w:sz w:val="24"/>
          <w:szCs w:val="24"/>
        </w:rPr>
        <w:t>illustrates</w:t>
      </w:r>
      <w:r w:rsidRPr="00E70603">
        <w:rPr>
          <w:rFonts w:ascii="Arial" w:hAnsi="Arial" w:cs="Arial"/>
          <w:sz w:val="24"/>
          <w:szCs w:val="24"/>
        </w:rPr>
        <w:t xml:space="preserve"> how the data processed by the system in terms of input and output.</w:t>
      </w:r>
    </w:p>
    <w:p w14:paraId="460F3C36" w14:textId="77777777" w:rsidR="0085197D" w:rsidRPr="00673BA3" w:rsidRDefault="0085197D">
      <w:pPr>
        <w:spacing w:after="0" w:line="480" w:lineRule="auto"/>
        <w:ind w:firstLine="720"/>
        <w:jc w:val="both"/>
        <w:rPr>
          <w:rFonts w:ascii="Arial" w:hAnsi="Arial" w:cs="Arial"/>
          <w:b/>
          <w:bCs/>
          <w:sz w:val="24"/>
          <w:szCs w:val="24"/>
        </w:rPr>
      </w:pPr>
    </w:p>
    <w:p w14:paraId="5185C386" w14:textId="76AD1BBB" w:rsidR="0085197D" w:rsidRDefault="00664A27">
      <w:pPr>
        <w:jc w:val="center"/>
        <w:rPr>
          <w:rFonts w:ascii="Arial" w:hAnsi="Arial" w:cs="Arial"/>
          <w:b/>
          <w:bCs/>
          <w:sz w:val="24"/>
          <w:szCs w:val="24"/>
        </w:rPr>
      </w:pPr>
      <w:r>
        <w:rPr>
          <w:rFonts w:ascii="Arial" w:hAnsi="Arial" w:cs="Arial"/>
          <w:b/>
          <w:bCs/>
          <w:noProof/>
          <w:sz w:val="24"/>
          <w:szCs w:val="24"/>
        </w:rPr>
        <w:drawing>
          <wp:inline distT="0" distB="0" distL="0" distR="0" wp14:anchorId="6A0DC2C7" wp14:editId="38E080F0">
            <wp:extent cx="5943600" cy="3326130"/>
            <wp:effectExtent l="0" t="0" r="0" b="7620"/>
            <wp:docPr id="9478826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668" name="Picture 94788266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0740872" w14:textId="2DB42906" w:rsidR="00E70603" w:rsidRDefault="00E70603">
      <w:pPr>
        <w:jc w:val="center"/>
        <w:rPr>
          <w:rFonts w:ascii="Arial" w:hAnsi="Arial" w:cs="Arial"/>
          <w:b/>
          <w:bCs/>
          <w:sz w:val="24"/>
          <w:szCs w:val="24"/>
        </w:rPr>
      </w:pPr>
    </w:p>
    <w:p w14:paraId="2173014F" w14:textId="06278684" w:rsidR="00E70603" w:rsidRPr="00664A27" w:rsidRDefault="00664A27">
      <w:pPr>
        <w:jc w:val="center"/>
        <w:rPr>
          <w:rFonts w:ascii="Arial" w:hAnsi="Arial" w:cs="Arial"/>
          <w:sz w:val="24"/>
          <w:szCs w:val="24"/>
        </w:rPr>
      </w:pPr>
      <w:r w:rsidRPr="00664A27">
        <w:rPr>
          <w:rFonts w:ascii="Arial" w:hAnsi="Arial" w:cs="Arial"/>
          <w:sz w:val="24"/>
          <w:szCs w:val="24"/>
        </w:rPr>
        <w:t>Figure 6. Context Diagram</w:t>
      </w:r>
    </w:p>
    <w:p w14:paraId="022373C8" w14:textId="77777777" w:rsidR="00E70603" w:rsidRDefault="00E70603">
      <w:pPr>
        <w:jc w:val="center"/>
        <w:rPr>
          <w:rFonts w:ascii="Arial" w:hAnsi="Arial" w:cs="Arial"/>
          <w:b/>
          <w:bCs/>
          <w:sz w:val="24"/>
          <w:szCs w:val="24"/>
        </w:rPr>
      </w:pPr>
    </w:p>
    <w:p w14:paraId="75AE72D5" w14:textId="77777777" w:rsidR="00E70603" w:rsidRDefault="00E70603">
      <w:pPr>
        <w:jc w:val="center"/>
        <w:rPr>
          <w:rFonts w:ascii="Arial" w:hAnsi="Arial" w:cs="Arial"/>
          <w:b/>
          <w:bCs/>
          <w:sz w:val="24"/>
          <w:szCs w:val="24"/>
        </w:rPr>
      </w:pPr>
    </w:p>
    <w:p w14:paraId="18C1DCD3" w14:textId="77777777" w:rsidR="00E70603" w:rsidRDefault="00E70603" w:rsidP="00325594">
      <w:pPr>
        <w:rPr>
          <w:rFonts w:ascii="Arial" w:hAnsi="Arial" w:cs="Arial"/>
          <w:b/>
          <w:bCs/>
          <w:sz w:val="24"/>
          <w:szCs w:val="24"/>
        </w:rPr>
      </w:pPr>
    </w:p>
    <w:p w14:paraId="1E5FEC81" w14:textId="20963B29" w:rsidR="00325594" w:rsidRDefault="00325594" w:rsidP="00325594">
      <w:pPr>
        <w:rPr>
          <w:rFonts w:ascii="Arial" w:hAnsi="Arial" w:cs="Arial"/>
          <w:b/>
          <w:bCs/>
          <w:sz w:val="24"/>
          <w:szCs w:val="24"/>
        </w:rPr>
      </w:pPr>
    </w:p>
    <w:p w14:paraId="762C2401" w14:textId="77777777" w:rsidR="00E70603" w:rsidRDefault="00E70603">
      <w:pPr>
        <w:jc w:val="center"/>
        <w:rPr>
          <w:rFonts w:ascii="Arial" w:hAnsi="Arial" w:cs="Arial"/>
          <w:b/>
          <w:bCs/>
          <w:sz w:val="24"/>
          <w:szCs w:val="24"/>
        </w:rPr>
      </w:pPr>
    </w:p>
    <w:p w14:paraId="43EA9349" w14:textId="23427DB1" w:rsidR="00E70603" w:rsidRPr="00F655AE" w:rsidRDefault="00427424" w:rsidP="00F655AE">
      <w:pPr>
        <w:spacing w:after="0" w:line="480" w:lineRule="auto"/>
        <w:rPr>
          <w:rFonts w:ascii="Arial" w:hAnsi="Arial" w:cs="Arial"/>
          <w:b/>
          <w:bCs/>
          <w:noProof/>
          <w:sz w:val="24"/>
          <w:szCs w:val="24"/>
        </w:rPr>
      </w:pPr>
      <w:r w:rsidRPr="00F655AE">
        <w:rPr>
          <w:rFonts w:ascii="Arial" w:hAnsi="Arial" w:cs="Arial"/>
          <w:b/>
          <w:bCs/>
          <w:noProof/>
          <w:sz w:val="24"/>
          <w:szCs w:val="24"/>
        </w:rPr>
        <w:t>Data Flow Diagram</w:t>
      </w:r>
    </w:p>
    <w:p w14:paraId="73994DA2" w14:textId="0E370248" w:rsidR="00325594" w:rsidRDefault="00F655AE" w:rsidP="00C57870">
      <w:pPr>
        <w:spacing w:after="0" w:line="480" w:lineRule="auto"/>
        <w:rPr>
          <w:rFonts w:ascii="Arial" w:hAnsi="Arial" w:cs="Arial"/>
          <w:sz w:val="24"/>
          <w:szCs w:val="24"/>
        </w:rPr>
      </w:pPr>
      <w:r>
        <w:rPr>
          <w:rFonts w:ascii="Arial" w:hAnsi="Arial" w:cs="Arial"/>
          <w:sz w:val="24"/>
          <w:szCs w:val="24"/>
        </w:rPr>
        <w:tab/>
        <w:t xml:space="preserve">A data flow diagram is a graphical representation of the </w:t>
      </w:r>
      <w:proofErr w:type="spellStart"/>
      <w:r>
        <w:rPr>
          <w:rFonts w:ascii="Arial" w:hAnsi="Arial" w:cs="Arial"/>
          <w:sz w:val="24"/>
          <w:szCs w:val="24"/>
        </w:rPr>
        <w:t>floe</w:t>
      </w:r>
      <w:proofErr w:type="spellEnd"/>
      <w:r>
        <w:rPr>
          <w:rFonts w:ascii="Arial" w:hAnsi="Arial" w:cs="Arial"/>
          <w:sz w:val="24"/>
          <w:szCs w:val="24"/>
        </w:rPr>
        <w:t xml:space="preserve"> of data through an information system.</w:t>
      </w:r>
    </w:p>
    <w:p w14:paraId="60146C14" w14:textId="0FF07551" w:rsidR="00325594" w:rsidRDefault="00325594" w:rsidP="00325594">
      <w:pPr>
        <w:jc w:val="center"/>
        <w:rPr>
          <w:rFonts w:ascii="Arial" w:hAnsi="Arial" w:cs="Arial"/>
          <w:sz w:val="24"/>
          <w:szCs w:val="24"/>
        </w:rPr>
      </w:pPr>
    </w:p>
    <w:p w14:paraId="448D3F2E" w14:textId="0705DABA" w:rsidR="001F2EB4" w:rsidRDefault="00AF3FB6" w:rsidP="00325594">
      <w:pPr>
        <w:jc w:val="center"/>
        <w:rPr>
          <w:rFonts w:ascii="Arial" w:hAnsi="Arial" w:cs="Arial"/>
          <w:sz w:val="24"/>
          <w:szCs w:val="24"/>
        </w:rPr>
      </w:pPr>
      <w:r>
        <w:rPr>
          <w:rFonts w:ascii="Arial" w:hAnsi="Arial" w:cs="Arial"/>
          <w:noProof/>
          <w:sz w:val="24"/>
          <w:szCs w:val="24"/>
        </w:rPr>
        <w:drawing>
          <wp:inline distT="0" distB="0" distL="0" distR="0" wp14:anchorId="06A4BAA3" wp14:editId="5FCAE8CC">
            <wp:extent cx="5486400" cy="3909695"/>
            <wp:effectExtent l="0" t="0" r="0" b="0"/>
            <wp:docPr id="571516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16339" name="Picture 571516339"/>
                    <pic:cNvPicPr/>
                  </pic:nvPicPr>
                  <pic:blipFill>
                    <a:blip r:embed="rId18">
                      <a:extLst>
                        <a:ext uri="{28A0092B-C50C-407E-A947-70E740481C1C}">
                          <a14:useLocalDpi xmlns:a14="http://schemas.microsoft.com/office/drawing/2010/main" val="0"/>
                        </a:ext>
                      </a:extLst>
                    </a:blip>
                    <a:stretch>
                      <a:fillRect/>
                    </a:stretch>
                  </pic:blipFill>
                  <pic:spPr>
                    <a:xfrm>
                      <a:off x="0" y="0"/>
                      <a:ext cx="5486400" cy="3909695"/>
                    </a:xfrm>
                    <a:prstGeom prst="rect">
                      <a:avLst/>
                    </a:prstGeom>
                  </pic:spPr>
                </pic:pic>
              </a:graphicData>
            </a:graphic>
          </wp:inline>
        </w:drawing>
      </w:r>
    </w:p>
    <w:p w14:paraId="3E8B53B6" w14:textId="77777777" w:rsidR="00C57870" w:rsidRDefault="00C57870" w:rsidP="00AF3FB6">
      <w:pPr>
        <w:rPr>
          <w:rFonts w:ascii="Arial" w:hAnsi="Arial" w:cs="Arial"/>
          <w:sz w:val="24"/>
          <w:szCs w:val="24"/>
        </w:rPr>
      </w:pPr>
    </w:p>
    <w:p w14:paraId="56C00D55" w14:textId="6A1863F2" w:rsidR="00C57870" w:rsidRPr="00AF3FB6" w:rsidRDefault="001510EA" w:rsidP="00154C9C">
      <w:pPr>
        <w:rPr>
          <w:rFonts w:ascii="Arial" w:hAnsi="Arial" w:cs="Arial"/>
          <w:sz w:val="24"/>
          <w:szCs w:val="24"/>
        </w:rPr>
      </w:pPr>
      <w:r w:rsidRPr="00325594">
        <w:rPr>
          <w:rFonts w:ascii="Arial" w:hAnsi="Arial" w:cs="Arial"/>
          <w:noProof/>
          <w:sz w:val="24"/>
          <w:szCs w:val="24"/>
        </w:rPr>
        <w:lastRenderedPageBreak/>
        <mc:AlternateContent>
          <mc:Choice Requires="wps">
            <w:drawing>
              <wp:anchor distT="45720" distB="45720" distL="114300" distR="114300" simplePos="0" relativeHeight="251745280" behindDoc="0" locked="0" layoutInCell="1" allowOverlap="1" wp14:anchorId="08279698" wp14:editId="6092F638">
                <wp:simplePos x="0" y="0"/>
                <wp:positionH relativeFrom="column">
                  <wp:posOffset>1424940</wp:posOffset>
                </wp:positionH>
                <wp:positionV relativeFrom="paragraph">
                  <wp:posOffset>238125</wp:posOffset>
                </wp:positionV>
                <wp:extent cx="2339340" cy="320040"/>
                <wp:effectExtent l="0" t="0" r="22860" b="22860"/>
                <wp:wrapSquare wrapText="bothSides"/>
                <wp:docPr id="3990010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320040"/>
                        </a:xfrm>
                        <a:prstGeom prst="rect">
                          <a:avLst/>
                        </a:prstGeom>
                        <a:solidFill>
                          <a:srgbClr val="FFFFFF"/>
                        </a:solidFill>
                        <a:ln w="9525">
                          <a:solidFill>
                            <a:schemeClr val="bg1"/>
                          </a:solidFill>
                          <a:miter lim="800000"/>
                          <a:headEnd/>
                          <a:tailEnd/>
                        </a:ln>
                      </wps:spPr>
                      <wps:txb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79698" id="_x0000_s1027" type="#_x0000_t202" style="position:absolute;margin-left:112.2pt;margin-top:18.75pt;width:184.2pt;height:25.2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" strokecolor="white [3212]">
                <v:textbox>
                  <w:txbxContent>
                    <w:p w14:paraId="149F50FE" w14:textId="269D00CB" w:rsidR="00C57870" w:rsidRPr="00325594" w:rsidRDefault="00C57870" w:rsidP="00C57870">
                      <w:pPr>
                        <w:jc w:val="center"/>
                        <w:rPr>
                          <w:rFonts w:ascii="Arial" w:hAnsi="Arial" w:cs="Arial"/>
                          <w:sz w:val="24"/>
                          <w:szCs w:val="24"/>
                        </w:rPr>
                      </w:pPr>
                      <w:r w:rsidRPr="00325594">
                        <w:rPr>
                          <w:rFonts w:ascii="Arial" w:hAnsi="Arial" w:cs="Arial"/>
                          <w:sz w:val="24"/>
                          <w:szCs w:val="24"/>
                        </w:rPr>
                        <w:t xml:space="preserve">Figure </w:t>
                      </w:r>
                      <w:r w:rsidR="00A9729B">
                        <w:rPr>
                          <w:rFonts w:ascii="Arial" w:hAnsi="Arial" w:cs="Arial"/>
                          <w:sz w:val="24"/>
                          <w:szCs w:val="24"/>
                        </w:rPr>
                        <w:t>7</w:t>
                      </w:r>
                      <w:r w:rsidRPr="00325594">
                        <w:rPr>
                          <w:rFonts w:ascii="Arial" w:hAnsi="Arial" w:cs="Arial"/>
                          <w:sz w:val="24"/>
                          <w:szCs w:val="24"/>
                        </w:rPr>
                        <w:t>. Data Flow Diagram</w:t>
                      </w:r>
                    </w:p>
                  </w:txbxContent>
                </v:textbox>
                <w10:wrap type="square"/>
              </v:shape>
            </w:pict>
          </mc:Fallback>
        </mc:AlternateContent>
      </w:r>
    </w:p>
    <w:p w14:paraId="5A37AAB6" w14:textId="4BD9871C" w:rsidR="00C57870" w:rsidRDefault="00C57870" w:rsidP="00154C9C">
      <w:pPr>
        <w:rPr>
          <w:rFonts w:ascii="Arial" w:hAnsi="Arial" w:cs="Arial"/>
          <w:b/>
          <w:bCs/>
          <w:sz w:val="24"/>
          <w:szCs w:val="24"/>
        </w:rPr>
      </w:pPr>
    </w:p>
    <w:p w14:paraId="339D8E45" w14:textId="63B9CCA4" w:rsidR="00C57870" w:rsidRDefault="00C57870" w:rsidP="00154C9C">
      <w:pPr>
        <w:rPr>
          <w:rFonts w:ascii="Arial" w:hAnsi="Arial" w:cs="Arial"/>
          <w:b/>
          <w:bCs/>
          <w:sz w:val="24"/>
          <w:szCs w:val="24"/>
        </w:rPr>
      </w:pPr>
    </w:p>
    <w:p w14:paraId="2BA8C216" w14:textId="77777777" w:rsidR="00C57870" w:rsidRDefault="00C57870" w:rsidP="00154C9C">
      <w:pPr>
        <w:rPr>
          <w:rFonts w:ascii="Arial" w:hAnsi="Arial" w:cs="Arial"/>
          <w:b/>
          <w:bCs/>
          <w:sz w:val="24"/>
          <w:szCs w:val="24"/>
        </w:rPr>
      </w:pPr>
    </w:p>
    <w:p w14:paraId="725C5EE2" w14:textId="77777777" w:rsidR="00C57870" w:rsidRDefault="00C57870" w:rsidP="00154C9C">
      <w:pPr>
        <w:rPr>
          <w:rFonts w:ascii="Arial" w:hAnsi="Arial" w:cs="Arial"/>
          <w:b/>
          <w:bCs/>
          <w:sz w:val="24"/>
          <w:szCs w:val="24"/>
        </w:rPr>
      </w:pPr>
    </w:p>
    <w:p w14:paraId="000C5B1F" w14:textId="5CB10520" w:rsidR="00325594" w:rsidRDefault="00154C9C" w:rsidP="00154C9C">
      <w:pPr>
        <w:rPr>
          <w:rFonts w:ascii="Arial" w:hAnsi="Arial" w:cs="Arial"/>
          <w:b/>
          <w:bCs/>
          <w:sz w:val="24"/>
          <w:szCs w:val="24"/>
        </w:rPr>
      </w:pPr>
      <w:r w:rsidRPr="00154C9C">
        <w:rPr>
          <w:rFonts w:ascii="Arial" w:hAnsi="Arial" w:cs="Arial"/>
          <w:b/>
          <w:bCs/>
          <w:sz w:val="24"/>
          <w:szCs w:val="24"/>
        </w:rPr>
        <w:t>Entity Relationship Diagram</w:t>
      </w:r>
    </w:p>
    <w:p w14:paraId="71C5885F" w14:textId="0708AE4E" w:rsidR="00154C9C" w:rsidRDefault="00154C9C" w:rsidP="00154C9C">
      <w:pPr>
        <w:rPr>
          <w:rFonts w:ascii="Arial" w:hAnsi="Arial" w:cs="Arial"/>
          <w:sz w:val="24"/>
          <w:szCs w:val="24"/>
        </w:rPr>
      </w:pPr>
      <w:r>
        <w:rPr>
          <w:rFonts w:ascii="Arial" w:hAnsi="Arial" w:cs="Arial"/>
          <w:b/>
          <w:bCs/>
          <w:sz w:val="24"/>
          <w:szCs w:val="24"/>
        </w:rPr>
        <w:tab/>
      </w:r>
      <w:r w:rsidRPr="00154C9C">
        <w:rPr>
          <w:rFonts w:ascii="Arial" w:hAnsi="Arial" w:cs="Arial"/>
          <w:sz w:val="24"/>
          <w:szCs w:val="24"/>
        </w:rPr>
        <w:t>This diagram shows the relationship of the entities in the database</w:t>
      </w:r>
      <w:r>
        <w:rPr>
          <w:rFonts w:ascii="Arial" w:hAnsi="Arial" w:cs="Arial"/>
          <w:sz w:val="24"/>
          <w:szCs w:val="24"/>
        </w:rPr>
        <w:t>.</w:t>
      </w:r>
    </w:p>
    <w:p w14:paraId="1EB6D767" w14:textId="6F9E73B8" w:rsidR="00154C9C" w:rsidRDefault="00EC2885" w:rsidP="00154C9C">
      <w:pPr>
        <w:rPr>
          <w:rFonts w:ascii="Arial" w:hAnsi="Arial" w:cs="Arial"/>
          <w:sz w:val="24"/>
          <w:szCs w:val="24"/>
        </w:rPr>
      </w:pPr>
      <w:r>
        <w:rPr>
          <w:rFonts w:ascii="Arial" w:hAnsi="Arial" w:cs="Arial"/>
          <w:noProof/>
          <w:sz w:val="24"/>
          <w:szCs w:val="24"/>
        </w:rPr>
        <w:drawing>
          <wp:anchor distT="0" distB="0" distL="114300" distR="114300" simplePos="0" relativeHeight="251736064" behindDoc="0" locked="0" layoutInCell="1" allowOverlap="1" wp14:anchorId="06B42939" wp14:editId="1EDCB97B">
            <wp:simplePos x="0" y="0"/>
            <wp:positionH relativeFrom="column">
              <wp:posOffset>506730</wp:posOffset>
            </wp:positionH>
            <wp:positionV relativeFrom="paragraph">
              <wp:posOffset>149860</wp:posOffset>
            </wp:positionV>
            <wp:extent cx="4445000" cy="5047164"/>
            <wp:effectExtent l="0" t="0" r="0" b="1270"/>
            <wp:wrapNone/>
            <wp:docPr id="7815695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9524" name="Picture 781569524"/>
                    <pic:cNvPicPr/>
                  </pic:nvPicPr>
                  <pic:blipFill>
                    <a:blip r:embed="rId19">
                      <a:extLst>
                        <a:ext uri="{28A0092B-C50C-407E-A947-70E740481C1C}">
                          <a14:useLocalDpi xmlns:a14="http://schemas.microsoft.com/office/drawing/2010/main" val="0"/>
                        </a:ext>
                      </a:extLst>
                    </a:blip>
                    <a:stretch>
                      <a:fillRect/>
                    </a:stretch>
                  </pic:blipFill>
                  <pic:spPr>
                    <a:xfrm>
                      <a:off x="0" y="0"/>
                      <a:ext cx="4445000" cy="5047164"/>
                    </a:xfrm>
                    <a:prstGeom prst="rect">
                      <a:avLst/>
                    </a:prstGeom>
                  </pic:spPr>
                </pic:pic>
              </a:graphicData>
            </a:graphic>
            <wp14:sizeRelH relativeFrom="page">
              <wp14:pctWidth>0</wp14:pctWidth>
            </wp14:sizeRelH>
            <wp14:sizeRelV relativeFrom="page">
              <wp14:pctHeight>0</wp14:pctHeight>
            </wp14:sizeRelV>
          </wp:anchor>
        </w:drawing>
      </w:r>
    </w:p>
    <w:p w14:paraId="27C28914" w14:textId="23D64EEC" w:rsidR="00154C9C" w:rsidRDefault="00154C9C" w:rsidP="00154C9C">
      <w:pPr>
        <w:rPr>
          <w:rFonts w:ascii="Arial" w:hAnsi="Arial" w:cs="Arial"/>
          <w:sz w:val="24"/>
          <w:szCs w:val="24"/>
        </w:rPr>
      </w:pPr>
    </w:p>
    <w:p w14:paraId="52B29F9E" w14:textId="2B29D30F" w:rsidR="00154C9C" w:rsidRDefault="00154C9C" w:rsidP="00154C9C">
      <w:pPr>
        <w:rPr>
          <w:rFonts w:ascii="Arial" w:hAnsi="Arial" w:cs="Arial"/>
          <w:sz w:val="24"/>
          <w:szCs w:val="24"/>
        </w:rPr>
      </w:pPr>
    </w:p>
    <w:p w14:paraId="51B09BB6" w14:textId="77777777" w:rsidR="00154C9C" w:rsidRDefault="00154C9C" w:rsidP="00154C9C">
      <w:pPr>
        <w:rPr>
          <w:rFonts w:ascii="Arial" w:hAnsi="Arial" w:cs="Arial"/>
          <w:sz w:val="24"/>
          <w:szCs w:val="24"/>
        </w:rPr>
      </w:pPr>
    </w:p>
    <w:p w14:paraId="19ADF0B6" w14:textId="77777777" w:rsidR="00154C9C" w:rsidRDefault="00154C9C" w:rsidP="00154C9C">
      <w:pPr>
        <w:rPr>
          <w:rFonts w:ascii="Arial" w:hAnsi="Arial" w:cs="Arial"/>
          <w:sz w:val="24"/>
          <w:szCs w:val="24"/>
        </w:rPr>
      </w:pPr>
    </w:p>
    <w:p w14:paraId="0D9F6407" w14:textId="77777777" w:rsidR="00154C9C" w:rsidRDefault="00154C9C" w:rsidP="00154C9C">
      <w:pPr>
        <w:rPr>
          <w:rFonts w:ascii="Arial" w:hAnsi="Arial" w:cs="Arial"/>
          <w:sz w:val="24"/>
          <w:szCs w:val="24"/>
        </w:rPr>
      </w:pPr>
    </w:p>
    <w:p w14:paraId="776B741E" w14:textId="77777777" w:rsidR="00154C9C" w:rsidRDefault="00154C9C" w:rsidP="00154C9C">
      <w:pPr>
        <w:rPr>
          <w:rFonts w:ascii="Arial" w:hAnsi="Arial" w:cs="Arial"/>
          <w:sz w:val="24"/>
          <w:szCs w:val="24"/>
        </w:rPr>
      </w:pPr>
    </w:p>
    <w:p w14:paraId="2EDA5C16" w14:textId="77777777" w:rsidR="00154C9C" w:rsidRDefault="00154C9C" w:rsidP="00154C9C">
      <w:pPr>
        <w:rPr>
          <w:rFonts w:ascii="Arial" w:hAnsi="Arial" w:cs="Arial"/>
          <w:sz w:val="24"/>
          <w:szCs w:val="24"/>
        </w:rPr>
      </w:pPr>
    </w:p>
    <w:p w14:paraId="79A9E141" w14:textId="77777777" w:rsidR="00154C9C" w:rsidRDefault="00154C9C" w:rsidP="00154C9C">
      <w:pPr>
        <w:rPr>
          <w:rFonts w:ascii="Arial" w:hAnsi="Arial" w:cs="Arial"/>
          <w:sz w:val="24"/>
          <w:szCs w:val="24"/>
        </w:rPr>
      </w:pPr>
    </w:p>
    <w:p w14:paraId="2129CAA0" w14:textId="77777777" w:rsidR="00154C9C" w:rsidRDefault="00154C9C" w:rsidP="00154C9C">
      <w:pPr>
        <w:rPr>
          <w:rFonts w:ascii="Arial" w:hAnsi="Arial" w:cs="Arial"/>
          <w:sz w:val="24"/>
          <w:szCs w:val="24"/>
        </w:rPr>
      </w:pPr>
    </w:p>
    <w:p w14:paraId="066092BA" w14:textId="77777777" w:rsidR="00154C9C" w:rsidRDefault="00154C9C" w:rsidP="00154C9C">
      <w:pPr>
        <w:rPr>
          <w:rFonts w:ascii="Arial" w:hAnsi="Arial" w:cs="Arial"/>
          <w:sz w:val="24"/>
          <w:szCs w:val="24"/>
        </w:rPr>
      </w:pPr>
    </w:p>
    <w:p w14:paraId="3D2EA505" w14:textId="77777777" w:rsidR="00154C9C" w:rsidRDefault="00154C9C" w:rsidP="00154C9C">
      <w:pPr>
        <w:rPr>
          <w:rFonts w:ascii="Arial" w:hAnsi="Arial" w:cs="Arial"/>
          <w:sz w:val="24"/>
          <w:szCs w:val="24"/>
        </w:rPr>
      </w:pPr>
    </w:p>
    <w:p w14:paraId="06B9122A" w14:textId="77777777" w:rsidR="00154C9C" w:rsidRDefault="00154C9C" w:rsidP="00154C9C">
      <w:pPr>
        <w:rPr>
          <w:rFonts w:ascii="Arial" w:hAnsi="Arial" w:cs="Arial"/>
          <w:sz w:val="24"/>
          <w:szCs w:val="24"/>
        </w:rPr>
      </w:pPr>
    </w:p>
    <w:p w14:paraId="1D2DE583" w14:textId="77777777" w:rsidR="00154C9C" w:rsidRDefault="00154C9C" w:rsidP="00154C9C">
      <w:pPr>
        <w:rPr>
          <w:rFonts w:ascii="Arial" w:hAnsi="Arial" w:cs="Arial"/>
          <w:sz w:val="24"/>
          <w:szCs w:val="24"/>
        </w:rPr>
      </w:pPr>
    </w:p>
    <w:p w14:paraId="68AB6A2A" w14:textId="77777777" w:rsidR="00154C9C" w:rsidRDefault="00154C9C" w:rsidP="00154C9C">
      <w:pPr>
        <w:rPr>
          <w:rFonts w:ascii="Arial" w:hAnsi="Arial" w:cs="Arial"/>
          <w:sz w:val="24"/>
          <w:szCs w:val="24"/>
        </w:rPr>
      </w:pPr>
    </w:p>
    <w:p w14:paraId="1DC23492" w14:textId="77777777" w:rsidR="00154C9C" w:rsidRDefault="00154C9C" w:rsidP="00154C9C">
      <w:pPr>
        <w:rPr>
          <w:rFonts w:ascii="Arial" w:hAnsi="Arial" w:cs="Arial"/>
          <w:sz w:val="24"/>
          <w:szCs w:val="24"/>
        </w:rPr>
      </w:pPr>
    </w:p>
    <w:p w14:paraId="250DF487" w14:textId="77777777" w:rsidR="00154C9C" w:rsidRDefault="00154C9C" w:rsidP="00154C9C">
      <w:pPr>
        <w:rPr>
          <w:rFonts w:ascii="Arial" w:hAnsi="Arial" w:cs="Arial"/>
          <w:sz w:val="24"/>
          <w:szCs w:val="24"/>
        </w:rPr>
      </w:pPr>
    </w:p>
    <w:p w14:paraId="4F3833CD" w14:textId="77777777" w:rsidR="00154C9C" w:rsidRDefault="00154C9C" w:rsidP="00154C9C">
      <w:pPr>
        <w:rPr>
          <w:rFonts w:ascii="Arial" w:hAnsi="Arial" w:cs="Arial"/>
          <w:sz w:val="24"/>
          <w:szCs w:val="24"/>
        </w:rPr>
      </w:pPr>
    </w:p>
    <w:p w14:paraId="2F404529" w14:textId="77777777" w:rsidR="00154C9C" w:rsidRDefault="00154C9C" w:rsidP="00154C9C">
      <w:pPr>
        <w:rPr>
          <w:rFonts w:ascii="Arial" w:hAnsi="Arial" w:cs="Arial"/>
          <w:sz w:val="24"/>
          <w:szCs w:val="24"/>
        </w:rPr>
      </w:pPr>
    </w:p>
    <w:p w14:paraId="4564C7EF" w14:textId="1C95A8C0" w:rsidR="00154C9C" w:rsidRDefault="00EC2885" w:rsidP="00C57870">
      <w:pPr>
        <w:tabs>
          <w:tab w:val="left" w:pos="4070"/>
        </w:tabs>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8</w:t>
      </w:r>
      <w:r>
        <w:rPr>
          <w:rFonts w:ascii="Arial" w:hAnsi="Arial" w:cs="Arial"/>
          <w:sz w:val="24"/>
          <w:szCs w:val="24"/>
        </w:rPr>
        <w:t>. ERD of the Sy</w:t>
      </w:r>
      <w:r w:rsidR="00971937">
        <w:rPr>
          <w:rFonts w:ascii="Arial" w:hAnsi="Arial" w:cs="Arial"/>
          <w:sz w:val="24"/>
          <w:szCs w:val="24"/>
        </w:rPr>
        <w:t>s</w:t>
      </w:r>
      <w:r>
        <w:rPr>
          <w:rFonts w:ascii="Arial" w:hAnsi="Arial" w:cs="Arial"/>
          <w:sz w:val="24"/>
          <w:szCs w:val="24"/>
        </w:rPr>
        <w:t>tem</w:t>
      </w:r>
    </w:p>
    <w:p w14:paraId="3AB86782" w14:textId="77777777" w:rsidR="00154C9C" w:rsidRDefault="00154C9C" w:rsidP="00154C9C">
      <w:pPr>
        <w:rPr>
          <w:rFonts w:ascii="Arial" w:hAnsi="Arial" w:cs="Arial"/>
          <w:sz w:val="24"/>
          <w:szCs w:val="24"/>
        </w:rPr>
      </w:pPr>
    </w:p>
    <w:p w14:paraId="6E617435" w14:textId="77777777" w:rsidR="00971937" w:rsidRDefault="00971937" w:rsidP="00154C9C">
      <w:pPr>
        <w:rPr>
          <w:rFonts w:ascii="Arial" w:hAnsi="Arial" w:cs="Arial"/>
          <w:sz w:val="24"/>
          <w:szCs w:val="24"/>
        </w:rPr>
      </w:pPr>
    </w:p>
    <w:p w14:paraId="763814C5" w14:textId="579C410F" w:rsidR="00125391" w:rsidRDefault="00125391" w:rsidP="00154C9C">
      <w:pPr>
        <w:rPr>
          <w:rFonts w:ascii="Arial" w:hAnsi="Arial" w:cs="Arial"/>
          <w:b/>
          <w:bCs/>
          <w:sz w:val="24"/>
          <w:szCs w:val="24"/>
        </w:rPr>
      </w:pPr>
      <w:r w:rsidRPr="00125391">
        <w:rPr>
          <w:rFonts w:ascii="Arial" w:hAnsi="Arial" w:cs="Arial"/>
          <w:b/>
          <w:bCs/>
          <w:sz w:val="24"/>
          <w:szCs w:val="24"/>
        </w:rPr>
        <w:t>Use</w:t>
      </w:r>
      <w:r>
        <w:rPr>
          <w:rFonts w:ascii="Arial" w:hAnsi="Arial" w:cs="Arial"/>
          <w:b/>
          <w:bCs/>
          <w:sz w:val="24"/>
          <w:szCs w:val="24"/>
        </w:rPr>
        <w:t xml:space="preserve"> </w:t>
      </w:r>
      <w:r w:rsidRPr="00125391">
        <w:rPr>
          <w:rFonts w:ascii="Arial" w:hAnsi="Arial" w:cs="Arial"/>
          <w:b/>
          <w:bCs/>
          <w:sz w:val="24"/>
          <w:szCs w:val="24"/>
        </w:rPr>
        <w:t>case Diagram</w:t>
      </w:r>
    </w:p>
    <w:p w14:paraId="062C663E" w14:textId="3FA5A3C9" w:rsidR="00125391" w:rsidRPr="00125391" w:rsidRDefault="00125391" w:rsidP="00154C9C">
      <w:pPr>
        <w:rPr>
          <w:rFonts w:ascii="Arial" w:hAnsi="Arial" w:cs="Arial"/>
          <w:sz w:val="24"/>
          <w:szCs w:val="24"/>
        </w:rPr>
      </w:pPr>
      <w:r>
        <w:rPr>
          <w:rFonts w:ascii="Arial" w:hAnsi="Arial" w:cs="Arial"/>
          <w:b/>
          <w:bCs/>
          <w:sz w:val="24"/>
          <w:szCs w:val="24"/>
        </w:rPr>
        <w:tab/>
      </w:r>
      <w:r>
        <w:rPr>
          <w:rFonts w:ascii="Arial" w:hAnsi="Arial" w:cs="Arial"/>
          <w:sz w:val="24"/>
          <w:szCs w:val="24"/>
        </w:rPr>
        <w:t xml:space="preserve">A use case diagram </w:t>
      </w:r>
      <w:r w:rsidRPr="00125391">
        <w:rPr>
          <w:rFonts w:ascii="Arial" w:hAnsi="Arial" w:cs="Arial"/>
          <w:sz w:val="24"/>
          <w:szCs w:val="24"/>
        </w:rPr>
        <w:t>is a visual representation of how users interact with a system to achieve specific goals or functions</w:t>
      </w:r>
      <w:r>
        <w:rPr>
          <w:rFonts w:ascii="Arial" w:hAnsi="Arial" w:cs="Arial"/>
          <w:sz w:val="24"/>
          <w:szCs w:val="24"/>
        </w:rPr>
        <w:t>.</w:t>
      </w:r>
    </w:p>
    <w:p w14:paraId="6840177D" w14:textId="1A79BF32" w:rsidR="001806AA" w:rsidRDefault="00AF3FB6" w:rsidP="00154C9C">
      <w:pPr>
        <w:rPr>
          <w:rFonts w:ascii="Arial" w:hAnsi="Arial" w:cs="Arial"/>
          <w:sz w:val="24"/>
          <w:szCs w:val="24"/>
        </w:rPr>
      </w:pPr>
      <w:r>
        <w:rPr>
          <w:rFonts w:ascii="Arial" w:hAnsi="Arial" w:cs="Arial"/>
          <w:noProof/>
          <w:sz w:val="24"/>
          <w:szCs w:val="24"/>
        </w:rPr>
        <w:drawing>
          <wp:anchor distT="0" distB="0" distL="114300" distR="114300" simplePos="0" relativeHeight="251748352" behindDoc="0" locked="0" layoutInCell="1" allowOverlap="1" wp14:anchorId="4BA894F0" wp14:editId="54FFE43A">
            <wp:simplePos x="0" y="0"/>
            <wp:positionH relativeFrom="column">
              <wp:posOffset>0</wp:posOffset>
            </wp:positionH>
            <wp:positionV relativeFrom="paragraph">
              <wp:posOffset>256540</wp:posOffset>
            </wp:positionV>
            <wp:extent cx="5457825" cy="4391025"/>
            <wp:effectExtent l="0" t="0" r="9525" b="9525"/>
            <wp:wrapNone/>
            <wp:docPr id="1098209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9464" name="Picture 1098209464"/>
                    <pic:cNvPicPr/>
                  </pic:nvPicPr>
                  <pic:blipFill>
                    <a:blip r:embed="rId20">
                      <a:extLst>
                        <a:ext uri="{28A0092B-C50C-407E-A947-70E740481C1C}">
                          <a14:useLocalDpi xmlns:a14="http://schemas.microsoft.com/office/drawing/2010/main" val="0"/>
                        </a:ext>
                      </a:extLst>
                    </a:blip>
                    <a:stretch>
                      <a:fillRect/>
                    </a:stretch>
                  </pic:blipFill>
                  <pic:spPr>
                    <a:xfrm>
                      <a:off x="0" y="0"/>
                      <a:ext cx="5457825" cy="4391025"/>
                    </a:xfrm>
                    <a:prstGeom prst="rect">
                      <a:avLst/>
                    </a:prstGeom>
                  </pic:spPr>
                </pic:pic>
              </a:graphicData>
            </a:graphic>
            <wp14:sizeRelH relativeFrom="page">
              <wp14:pctWidth>0</wp14:pctWidth>
            </wp14:sizeRelH>
            <wp14:sizeRelV relativeFrom="page">
              <wp14:pctHeight>0</wp14:pctHeight>
            </wp14:sizeRelV>
          </wp:anchor>
        </w:drawing>
      </w:r>
    </w:p>
    <w:p w14:paraId="7C5EDD5F" w14:textId="3B5FFAEB" w:rsidR="001806AA" w:rsidRDefault="001806AA" w:rsidP="00154C9C">
      <w:pPr>
        <w:rPr>
          <w:rFonts w:ascii="Arial" w:hAnsi="Arial" w:cs="Arial"/>
          <w:sz w:val="24"/>
          <w:szCs w:val="24"/>
        </w:rPr>
      </w:pPr>
    </w:p>
    <w:p w14:paraId="123A87FD" w14:textId="2FA6E17E" w:rsidR="001806AA" w:rsidRDefault="001806AA" w:rsidP="00154C9C">
      <w:pPr>
        <w:rPr>
          <w:rFonts w:ascii="Arial" w:hAnsi="Arial" w:cs="Arial"/>
          <w:sz w:val="24"/>
          <w:szCs w:val="24"/>
        </w:rPr>
      </w:pPr>
    </w:p>
    <w:p w14:paraId="6C939D2A" w14:textId="77777777" w:rsidR="00011173" w:rsidRDefault="00011173" w:rsidP="00154C9C">
      <w:pPr>
        <w:rPr>
          <w:rFonts w:ascii="Arial" w:hAnsi="Arial" w:cs="Arial"/>
          <w:sz w:val="24"/>
          <w:szCs w:val="24"/>
        </w:rPr>
      </w:pPr>
    </w:p>
    <w:p w14:paraId="2B2C0EF6" w14:textId="77777777" w:rsidR="00011173" w:rsidRDefault="00011173" w:rsidP="00154C9C">
      <w:pPr>
        <w:rPr>
          <w:rFonts w:ascii="Arial" w:hAnsi="Arial" w:cs="Arial"/>
          <w:sz w:val="24"/>
          <w:szCs w:val="24"/>
        </w:rPr>
      </w:pPr>
    </w:p>
    <w:p w14:paraId="39E24B72" w14:textId="77777777" w:rsidR="00011173" w:rsidRDefault="00011173" w:rsidP="00154C9C">
      <w:pPr>
        <w:rPr>
          <w:rFonts w:ascii="Arial" w:hAnsi="Arial" w:cs="Arial"/>
          <w:sz w:val="24"/>
          <w:szCs w:val="24"/>
        </w:rPr>
      </w:pPr>
    </w:p>
    <w:p w14:paraId="5ECA0D4D" w14:textId="77777777" w:rsidR="00011173" w:rsidRDefault="00011173" w:rsidP="00154C9C">
      <w:pPr>
        <w:rPr>
          <w:rFonts w:ascii="Arial" w:hAnsi="Arial" w:cs="Arial"/>
          <w:sz w:val="24"/>
          <w:szCs w:val="24"/>
        </w:rPr>
      </w:pPr>
    </w:p>
    <w:p w14:paraId="60B17E4C" w14:textId="77777777" w:rsidR="00011173" w:rsidRDefault="00011173" w:rsidP="00154C9C">
      <w:pPr>
        <w:rPr>
          <w:rFonts w:ascii="Arial" w:hAnsi="Arial" w:cs="Arial"/>
          <w:sz w:val="24"/>
          <w:szCs w:val="24"/>
        </w:rPr>
      </w:pPr>
    </w:p>
    <w:p w14:paraId="05394EFC" w14:textId="77777777" w:rsidR="00011173" w:rsidRDefault="00011173" w:rsidP="00154C9C">
      <w:pPr>
        <w:rPr>
          <w:rFonts w:ascii="Arial" w:hAnsi="Arial" w:cs="Arial"/>
          <w:sz w:val="24"/>
          <w:szCs w:val="24"/>
        </w:rPr>
      </w:pPr>
    </w:p>
    <w:p w14:paraId="15872682" w14:textId="77777777" w:rsidR="00011173" w:rsidRDefault="00011173" w:rsidP="00154C9C">
      <w:pPr>
        <w:rPr>
          <w:rFonts w:ascii="Arial" w:hAnsi="Arial" w:cs="Arial"/>
          <w:sz w:val="24"/>
          <w:szCs w:val="24"/>
        </w:rPr>
      </w:pPr>
    </w:p>
    <w:p w14:paraId="471C13F1" w14:textId="77777777" w:rsidR="00011173" w:rsidRDefault="00011173" w:rsidP="00154C9C">
      <w:pPr>
        <w:rPr>
          <w:rFonts w:ascii="Arial" w:hAnsi="Arial" w:cs="Arial"/>
          <w:sz w:val="24"/>
          <w:szCs w:val="24"/>
        </w:rPr>
      </w:pPr>
    </w:p>
    <w:p w14:paraId="3F4EC56C" w14:textId="77777777" w:rsidR="001806AA" w:rsidRDefault="001806AA" w:rsidP="00154C9C">
      <w:pPr>
        <w:rPr>
          <w:rFonts w:ascii="Arial" w:hAnsi="Arial" w:cs="Arial"/>
          <w:sz w:val="24"/>
          <w:szCs w:val="24"/>
        </w:rPr>
      </w:pPr>
    </w:p>
    <w:p w14:paraId="4CBD794E" w14:textId="77777777" w:rsidR="00011173" w:rsidRDefault="00011173" w:rsidP="00154C9C">
      <w:pPr>
        <w:rPr>
          <w:rFonts w:ascii="Arial" w:hAnsi="Arial" w:cs="Arial"/>
          <w:sz w:val="24"/>
          <w:szCs w:val="24"/>
        </w:rPr>
      </w:pPr>
    </w:p>
    <w:p w14:paraId="02FA02DC" w14:textId="77777777" w:rsidR="00011173" w:rsidRDefault="00011173" w:rsidP="00154C9C">
      <w:pPr>
        <w:rPr>
          <w:rFonts w:ascii="Arial" w:hAnsi="Arial" w:cs="Arial"/>
          <w:sz w:val="24"/>
          <w:szCs w:val="24"/>
        </w:rPr>
      </w:pPr>
    </w:p>
    <w:p w14:paraId="275408D4" w14:textId="77777777" w:rsidR="00011173" w:rsidRDefault="00011173" w:rsidP="00154C9C">
      <w:pPr>
        <w:rPr>
          <w:rFonts w:ascii="Arial" w:hAnsi="Arial" w:cs="Arial"/>
          <w:sz w:val="24"/>
          <w:szCs w:val="24"/>
        </w:rPr>
      </w:pPr>
    </w:p>
    <w:p w14:paraId="4F2311A9" w14:textId="77777777" w:rsidR="00011173" w:rsidRDefault="00011173" w:rsidP="00154C9C">
      <w:pPr>
        <w:rPr>
          <w:rFonts w:ascii="Arial" w:hAnsi="Arial" w:cs="Arial"/>
          <w:sz w:val="24"/>
          <w:szCs w:val="24"/>
        </w:rPr>
      </w:pPr>
    </w:p>
    <w:p w14:paraId="5BB9B706" w14:textId="77777777" w:rsidR="00011173" w:rsidRDefault="00011173" w:rsidP="00154C9C">
      <w:pPr>
        <w:rPr>
          <w:rFonts w:ascii="Arial" w:hAnsi="Arial" w:cs="Arial"/>
          <w:sz w:val="24"/>
          <w:szCs w:val="24"/>
        </w:rPr>
      </w:pPr>
    </w:p>
    <w:p w14:paraId="185E9D8E" w14:textId="68BF1311" w:rsidR="001806AA" w:rsidRDefault="008121BC" w:rsidP="008121BC">
      <w:pPr>
        <w:jc w:val="center"/>
        <w:rPr>
          <w:rFonts w:ascii="Arial" w:hAnsi="Arial" w:cs="Arial"/>
          <w:sz w:val="24"/>
          <w:szCs w:val="24"/>
        </w:rPr>
      </w:pPr>
      <w:r>
        <w:rPr>
          <w:rFonts w:ascii="Arial" w:hAnsi="Arial" w:cs="Arial"/>
          <w:sz w:val="24"/>
          <w:szCs w:val="24"/>
        </w:rPr>
        <w:t xml:space="preserve">Figure </w:t>
      </w:r>
      <w:r w:rsidR="00A9729B">
        <w:rPr>
          <w:rFonts w:ascii="Arial" w:hAnsi="Arial" w:cs="Arial"/>
          <w:sz w:val="24"/>
          <w:szCs w:val="24"/>
        </w:rPr>
        <w:t>9</w:t>
      </w:r>
      <w:r>
        <w:rPr>
          <w:rFonts w:ascii="Arial" w:hAnsi="Arial" w:cs="Arial"/>
          <w:sz w:val="24"/>
          <w:szCs w:val="24"/>
        </w:rPr>
        <w:t xml:space="preserve">. </w:t>
      </w:r>
      <w:proofErr w:type="spellStart"/>
      <w:r>
        <w:rPr>
          <w:rFonts w:ascii="Arial" w:hAnsi="Arial" w:cs="Arial"/>
          <w:sz w:val="24"/>
          <w:szCs w:val="24"/>
        </w:rPr>
        <w:t>Usecase</w:t>
      </w:r>
      <w:proofErr w:type="spellEnd"/>
      <w:r>
        <w:rPr>
          <w:rFonts w:ascii="Arial" w:hAnsi="Arial" w:cs="Arial"/>
          <w:sz w:val="24"/>
          <w:szCs w:val="24"/>
        </w:rPr>
        <w:t xml:space="preserve"> Diagram</w:t>
      </w:r>
    </w:p>
    <w:p w14:paraId="230C3245" w14:textId="77777777" w:rsidR="001806AA" w:rsidRDefault="001806AA" w:rsidP="00154C9C">
      <w:pPr>
        <w:rPr>
          <w:rFonts w:ascii="Arial" w:hAnsi="Arial" w:cs="Arial"/>
          <w:sz w:val="24"/>
          <w:szCs w:val="24"/>
        </w:rPr>
      </w:pPr>
    </w:p>
    <w:p w14:paraId="31B5F2F4" w14:textId="77777777" w:rsidR="001806AA" w:rsidRDefault="001806AA" w:rsidP="00154C9C">
      <w:pPr>
        <w:rPr>
          <w:rFonts w:ascii="Arial" w:hAnsi="Arial" w:cs="Arial"/>
          <w:sz w:val="24"/>
          <w:szCs w:val="24"/>
        </w:rPr>
      </w:pPr>
    </w:p>
    <w:p w14:paraId="6A7B78ED" w14:textId="77777777" w:rsidR="00A83B1A" w:rsidRPr="00A83B1A" w:rsidRDefault="00A83B1A" w:rsidP="00A83B1A">
      <w:pPr>
        <w:spacing w:line="240" w:lineRule="auto"/>
        <w:rPr>
          <w:rFonts w:ascii="Arial" w:hAnsi="Arial" w:cs="Arial"/>
          <w:b/>
          <w:bCs/>
          <w:sz w:val="24"/>
          <w:szCs w:val="24"/>
        </w:rPr>
      </w:pPr>
    </w:p>
    <w:p w14:paraId="59229E9C" w14:textId="77777777" w:rsidR="00B65B87" w:rsidRDefault="00B65B87" w:rsidP="00B65B87">
      <w:pPr>
        <w:spacing w:after="0" w:line="480" w:lineRule="auto"/>
        <w:rPr>
          <w:rFonts w:ascii="Arial" w:hAnsi="Arial" w:cs="Arial"/>
          <w:b/>
          <w:bCs/>
          <w:sz w:val="24"/>
          <w:szCs w:val="24"/>
        </w:rPr>
      </w:pPr>
      <w:r>
        <w:rPr>
          <w:rFonts w:ascii="Arial" w:hAnsi="Arial" w:cs="Arial"/>
          <w:b/>
          <w:bCs/>
          <w:sz w:val="24"/>
          <w:szCs w:val="24"/>
        </w:rPr>
        <w:t>Respondents</w:t>
      </w:r>
    </w:p>
    <w:p w14:paraId="3A89E83E" w14:textId="660B72D2" w:rsidR="002945FC" w:rsidRDefault="00B65B87" w:rsidP="002945FC">
      <w:pPr>
        <w:spacing w:after="0" w:line="480" w:lineRule="auto"/>
        <w:jc w:val="both"/>
        <w:rPr>
          <w:rFonts w:ascii="Arial" w:hAnsi="Arial" w:cs="Arial"/>
          <w:sz w:val="24"/>
          <w:szCs w:val="24"/>
        </w:rPr>
      </w:pPr>
      <w:r>
        <w:rPr>
          <w:rFonts w:ascii="Arial" w:hAnsi="Arial" w:cs="Arial"/>
          <w:b/>
          <w:bCs/>
          <w:sz w:val="24"/>
          <w:szCs w:val="24"/>
        </w:rPr>
        <w:tab/>
      </w:r>
      <w:r w:rsidR="00F73464">
        <w:rPr>
          <w:rFonts w:ascii="Arial" w:hAnsi="Arial" w:cs="Arial"/>
          <w:b/>
          <w:bCs/>
          <w:sz w:val="24"/>
          <w:szCs w:val="24"/>
        </w:rPr>
        <w:t xml:space="preserve">Delete </w:t>
      </w:r>
      <w:r>
        <w:rPr>
          <w:rFonts w:ascii="Arial" w:hAnsi="Arial" w:cs="Arial"/>
          <w:sz w:val="24"/>
          <w:szCs w:val="24"/>
        </w:rPr>
        <w:t xml:space="preserve">The respondents are the former students, school personnel, </w:t>
      </w:r>
      <w:r w:rsidR="002945FC">
        <w:rPr>
          <w:rFonts w:ascii="Arial" w:hAnsi="Arial" w:cs="Arial"/>
          <w:sz w:val="24"/>
          <w:szCs w:val="24"/>
        </w:rPr>
        <w:t xml:space="preserve">and </w:t>
      </w:r>
      <w:r>
        <w:rPr>
          <w:rFonts w:ascii="Arial" w:hAnsi="Arial" w:cs="Arial"/>
          <w:sz w:val="24"/>
          <w:szCs w:val="24"/>
        </w:rPr>
        <w:t>admin of the Central Philippines State University</w:t>
      </w:r>
      <w:r w:rsidR="002945FC">
        <w:rPr>
          <w:rFonts w:ascii="Arial" w:hAnsi="Arial" w:cs="Arial"/>
          <w:sz w:val="24"/>
          <w:szCs w:val="24"/>
        </w:rPr>
        <w:t xml:space="preserve">, </w:t>
      </w:r>
      <w:r>
        <w:rPr>
          <w:rFonts w:ascii="Arial" w:hAnsi="Arial" w:cs="Arial"/>
          <w:sz w:val="24"/>
          <w:szCs w:val="24"/>
        </w:rPr>
        <w:t>San Carlos Campus</w:t>
      </w:r>
      <w:r w:rsidR="002945FC">
        <w:rPr>
          <w:rFonts w:ascii="Arial" w:hAnsi="Arial" w:cs="Arial"/>
          <w:sz w:val="24"/>
          <w:szCs w:val="24"/>
        </w:rPr>
        <w:t xml:space="preserve"> to ease in searching alumni information and track employment status.</w:t>
      </w:r>
    </w:p>
    <w:p w14:paraId="64FB68F3" w14:textId="77777777" w:rsidR="00B65B87" w:rsidRDefault="00B65B87" w:rsidP="00B65B87">
      <w:pPr>
        <w:spacing w:after="0" w:line="240" w:lineRule="auto"/>
        <w:rPr>
          <w:rFonts w:ascii="Arial" w:hAnsi="Arial" w:cs="Arial"/>
          <w:sz w:val="24"/>
          <w:szCs w:val="24"/>
        </w:rPr>
      </w:pPr>
    </w:p>
    <w:p w14:paraId="1BF62FB6" w14:textId="14924935" w:rsidR="00B65B87" w:rsidRDefault="00B65B87" w:rsidP="00B65B87">
      <w:pPr>
        <w:spacing w:after="0" w:line="480" w:lineRule="auto"/>
        <w:rPr>
          <w:rFonts w:ascii="Arial" w:hAnsi="Arial" w:cs="Arial"/>
          <w:sz w:val="24"/>
          <w:szCs w:val="24"/>
        </w:rPr>
      </w:pPr>
      <w:r>
        <w:rPr>
          <w:rFonts w:ascii="Arial" w:hAnsi="Arial" w:cs="Arial"/>
          <w:sz w:val="24"/>
          <w:szCs w:val="24"/>
        </w:rPr>
        <w:t>Table 1. Distribution of Respondents</w:t>
      </w:r>
    </w:p>
    <w:tbl>
      <w:tblPr>
        <w:tblStyle w:val="TableGrid"/>
        <w:tblW w:w="8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2387"/>
        <w:gridCol w:w="2813"/>
      </w:tblGrid>
      <w:tr w:rsidR="00B65B87" w14:paraId="296C71F6" w14:textId="77777777" w:rsidTr="00B65B87">
        <w:trPr>
          <w:trHeight w:val="850"/>
        </w:trPr>
        <w:tc>
          <w:tcPr>
            <w:tcW w:w="3237" w:type="dxa"/>
            <w:tcBorders>
              <w:top w:val="thinThickSmallGap" w:sz="24" w:space="0" w:color="auto"/>
              <w:bottom w:val="single" w:sz="4" w:space="0" w:color="auto"/>
            </w:tcBorders>
          </w:tcPr>
          <w:p w14:paraId="31FC7E19"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Respondents</w:t>
            </w:r>
          </w:p>
        </w:tc>
        <w:tc>
          <w:tcPr>
            <w:tcW w:w="2387" w:type="dxa"/>
            <w:tcBorders>
              <w:top w:val="thinThickSmallGap" w:sz="24" w:space="0" w:color="auto"/>
              <w:bottom w:val="single" w:sz="4" w:space="0" w:color="auto"/>
            </w:tcBorders>
          </w:tcPr>
          <w:p w14:paraId="3E7E515C"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Frequency</w:t>
            </w:r>
          </w:p>
        </w:tc>
        <w:tc>
          <w:tcPr>
            <w:tcW w:w="2813" w:type="dxa"/>
            <w:tcBorders>
              <w:top w:val="thinThickSmallGap" w:sz="24" w:space="0" w:color="auto"/>
              <w:bottom w:val="single" w:sz="4" w:space="0" w:color="auto"/>
            </w:tcBorders>
          </w:tcPr>
          <w:p w14:paraId="0F040CD1" w14:textId="77777777" w:rsidR="00B65B87" w:rsidRPr="00D57C8A" w:rsidRDefault="00B65B87" w:rsidP="00DD36A6">
            <w:pPr>
              <w:jc w:val="center"/>
              <w:rPr>
                <w:rFonts w:ascii="Arial" w:hAnsi="Arial" w:cs="Arial"/>
                <w:b/>
                <w:bCs/>
                <w:sz w:val="24"/>
                <w:szCs w:val="24"/>
              </w:rPr>
            </w:pPr>
            <w:r>
              <w:rPr>
                <w:rFonts w:ascii="Arial" w:hAnsi="Arial" w:cs="Arial"/>
                <w:b/>
                <w:bCs/>
                <w:sz w:val="24"/>
                <w:szCs w:val="24"/>
              </w:rPr>
              <w:t>Percentage</w:t>
            </w:r>
          </w:p>
        </w:tc>
      </w:tr>
      <w:tr w:rsidR="00B65B87" w14:paraId="30EB3BDD" w14:textId="77777777" w:rsidTr="00B65B87">
        <w:trPr>
          <w:trHeight w:val="1430"/>
        </w:trPr>
        <w:tc>
          <w:tcPr>
            <w:tcW w:w="3237" w:type="dxa"/>
            <w:tcBorders>
              <w:top w:val="single" w:sz="4" w:space="0" w:color="auto"/>
              <w:bottom w:val="single" w:sz="4" w:space="0" w:color="auto"/>
            </w:tcBorders>
          </w:tcPr>
          <w:p w14:paraId="405CC182" w14:textId="77777777" w:rsidR="00B65B87" w:rsidRDefault="00B65B87" w:rsidP="00DD36A6">
            <w:pPr>
              <w:spacing w:line="240" w:lineRule="auto"/>
              <w:rPr>
                <w:rFonts w:ascii="Arial" w:hAnsi="Arial" w:cs="Arial"/>
                <w:sz w:val="24"/>
                <w:szCs w:val="24"/>
              </w:rPr>
            </w:pPr>
            <w:r>
              <w:rPr>
                <w:rFonts w:ascii="Arial" w:hAnsi="Arial" w:cs="Arial"/>
                <w:sz w:val="24"/>
                <w:szCs w:val="24"/>
              </w:rPr>
              <w:t>Admin</w:t>
            </w:r>
          </w:p>
          <w:p w14:paraId="41787B95" w14:textId="6A4A964E" w:rsidR="00B65B87" w:rsidRDefault="00B65B87" w:rsidP="00DD36A6">
            <w:pPr>
              <w:spacing w:line="240" w:lineRule="auto"/>
              <w:rPr>
                <w:rFonts w:ascii="Arial" w:hAnsi="Arial" w:cs="Arial"/>
                <w:sz w:val="24"/>
                <w:szCs w:val="24"/>
              </w:rPr>
            </w:pPr>
            <w:r>
              <w:rPr>
                <w:rFonts w:ascii="Arial" w:hAnsi="Arial" w:cs="Arial"/>
                <w:sz w:val="24"/>
                <w:szCs w:val="24"/>
              </w:rPr>
              <w:t>School Personnel</w:t>
            </w:r>
          </w:p>
          <w:p w14:paraId="4E3A3156" w14:textId="74332F68" w:rsidR="002870A4" w:rsidRPr="0087786F" w:rsidRDefault="005C1785" w:rsidP="00DD36A6">
            <w:pPr>
              <w:spacing w:line="240" w:lineRule="auto"/>
              <w:rPr>
                <w:rFonts w:ascii="Arial" w:hAnsi="Arial" w:cs="Arial"/>
                <w:sz w:val="24"/>
                <w:szCs w:val="24"/>
              </w:rPr>
            </w:pPr>
            <w:r>
              <w:rPr>
                <w:rFonts w:ascii="Arial" w:hAnsi="Arial" w:cs="Arial"/>
                <w:sz w:val="24"/>
                <w:szCs w:val="24"/>
              </w:rPr>
              <w:t>Alumni</w:t>
            </w:r>
          </w:p>
        </w:tc>
        <w:tc>
          <w:tcPr>
            <w:tcW w:w="2387" w:type="dxa"/>
            <w:tcBorders>
              <w:top w:val="single" w:sz="4" w:space="0" w:color="auto"/>
              <w:bottom w:val="single" w:sz="4" w:space="0" w:color="auto"/>
            </w:tcBorders>
          </w:tcPr>
          <w:p w14:paraId="298387AF" w14:textId="77777777" w:rsidR="00B65B87" w:rsidRDefault="00B65B87" w:rsidP="00DD36A6">
            <w:pPr>
              <w:rPr>
                <w:rFonts w:ascii="Arial" w:hAnsi="Arial" w:cs="Arial"/>
                <w:sz w:val="24"/>
                <w:szCs w:val="24"/>
              </w:rPr>
            </w:pPr>
          </w:p>
        </w:tc>
        <w:tc>
          <w:tcPr>
            <w:tcW w:w="2813" w:type="dxa"/>
            <w:tcBorders>
              <w:top w:val="single" w:sz="4" w:space="0" w:color="auto"/>
              <w:bottom w:val="single" w:sz="4" w:space="0" w:color="auto"/>
            </w:tcBorders>
          </w:tcPr>
          <w:p w14:paraId="35F91D71" w14:textId="77777777" w:rsidR="00B65B87" w:rsidRDefault="00B65B87" w:rsidP="00DD36A6">
            <w:pPr>
              <w:rPr>
                <w:rFonts w:ascii="Arial" w:hAnsi="Arial" w:cs="Arial"/>
                <w:sz w:val="24"/>
                <w:szCs w:val="24"/>
              </w:rPr>
            </w:pPr>
          </w:p>
        </w:tc>
      </w:tr>
      <w:tr w:rsidR="00B65B87" w14:paraId="302D8F5B" w14:textId="77777777" w:rsidTr="00B65B87">
        <w:trPr>
          <w:trHeight w:val="826"/>
        </w:trPr>
        <w:tc>
          <w:tcPr>
            <w:tcW w:w="3237" w:type="dxa"/>
            <w:tcBorders>
              <w:top w:val="single" w:sz="4" w:space="0" w:color="auto"/>
              <w:bottom w:val="thickThinSmallGap" w:sz="24" w:space="0" w:color="auto"/>
            </w:tcBorders>
          </w:tcPr>
          <w:p w14:paraId="4B644F85" w14:textId="34D5C29C" w:rsidR="00B65B87" w:rsidRPr="00D57C8A" w:rsidRDefault="00B65B87" w:rsidP="00DD36A6">
            <w:pPr>
              <w:jc w:val="center"/>
              <w:rPr>
                <w:rFonts w:ascii="Arial" w:hAnsi="Arial" w:cs="Arial"/>
                <w:b/>
                <w:bCs/>
                <w:sz w:val="24"/>
                <w:szCs w:val="24"/>
              </w:rPr>
            </w:pPr>
            <w:r>
              <w:rPr>
                <w:rFonts w:ascii="Arial" w:hAnsi="Arial" w:cs="Arial"/>
                <w:b/>
                <w:bCs/>
                <w:sz w:val="24"/>
                <w:szCs w:val="24"/>
              </w:rPr>
              <w:t>Total</w:t>
            </w:r>
          </w:p>
        </w:tc>
        <w:tc>
          <w:tcPr>
            <w:tcW w:w="2387" w:type="dxa"/>
            <w:tcBorders>
              <w:top w:val="single" w:sz="4" w:space="0" w:color="auto"/>
              <w:bottom w:val="thickThinSmallGap" w:sz="24" w:space="0" w:color="auto"/>
            </w:tcBorders>
          </w:tcPr>
          <w:p w14:paraId="624B9108" w14:textId="77777777" w:rsidR="00B65B87" w:rsidRDefault="00B65B87" w:rsidP="00DD36A6">
            <w:pPr>
              <w:rPr>
                <w:rFonts w:ascii="Arial" w:hAnsi="Arial" w:cs="Arial"/>
                <w:sz w:val="24"/>
                <w:szCs w:val="24"/>
              </w:rPr>
            </w:pPr>
          </w:p>
        </w:tc>
        <w:tc>
          <w:tcPr>
            <w:tcW w:w="2813" w:type="dxa"/>
            <w:tcBorders>
              <w:top w:val="single" w:sz="4" w:space="0" w:color="auto"/>
              <w:bottom w:val="thickThinSmallGap" w:sz="24" w:space="0" w:color="auto"/>
            </w:tcBorders>
          </w:tcPr>
          <w:p w14:paraId="0807D972" w14:textId="77777777" w:rsidR="00B65B87" w:rsidRDefault="00B65B87" w:rsidP="00DD36A6">
            <w:pPr>
              <w:rPr>
                <w:rFonts w:ascii="Arial" w:hAnsi="Arial" w:cs="Arial"/>
                <w:sz w:val="24"/>
                <w:szCs w:val="24"/>
              </w:rPr>
            </w:pPr>
          </w:p>
        </w:tc>
      </w:tr>
    </w:tbl>
    <w:p w14:paraId="517B7D38" w14:textId="78434087" w:rsidR="00B65B87" w:rsidRDefault="00B65B87" w:rsidP="00A9729B">
      <w:pPr>
        <w:spacing w:after="100" w:afterAutospacing="1" w:line="240" w:lineRule="auto"/>
        <w:jc w:val="both"/>
        <w:rPr>
          <w:rFonts w:ascii="Arial" w:hAnsi="Arial" w:cs="Arial"/>
          <w:b/>
          <w:bCs/>
          <w:sz w:val="24"/>
          <w:szCs w:val="24"/>
        </w:rPr>
      </w:pPr>
    </w:p>
    <w:p w14:paraId="11F74728" w14:textId="708352BC" w:rsidR="00A9729B" w:rsidRDefault="000542ED" w:rsidP="00B65B87">
      <w:pPr>
        <w:spacing w:after="0" w:line="240" w:lineRule="auto"/>
        <w:jc w:val="both"/>
        <w:rPr>
          <w:rFonts w:ascii="Arial" w:hAnsi="Arial" w:cs="Arial"/>
          <w:b/>
          <w:bCs/>
          <w:sz w:val="24"/>
          <w:szCs w:val="24"/>
        </w:rPr>
      </w:pPr>
      <w:r>
        <w:rPr>
          <w:rFonts w:ascii="Arial" w:hAnsi="Arial" w:cs="Arial"/>
          <w:b/>
          <w:bCs/>
          <w:sz w:val="24"/>
          <w:szCs w:val="24"/>
        </w:rPr>
        <w:t>Environment</w:t>
      </w:r>
    </w:p>
    <w:p w14:paraId="03EF68B6" w14:textId="1B560E3B" w:rsidR="00B65B87" w:rsidRPr="00A9729B" w:rsidRDefault="00B65B87" w:rsidP="00B65B87">
      <w:pPr>
        <w:spacing w:after="0" w:line="240" w:lineRule="auto"/>
        <w:jc w:val="both"/>
        <w:rPr>
          <w:rFonts w:ascii="Arial" w:hAnsi="Arial" w:cs="Arial"/>
          <w:b/>
          <w:bCs/>
          <w:sz w:val="24"/>
          <w:szCs w:val="24"/>
        </w:rPr>
      </w:pPr>
    </w:p>
    <w:p w14:paraId="092D0AC3" w14:textId="5F9F75C0" w:rsidR="00A9729B" w:rsidRPr="00A9729B" w:rsidRDefault="00A9729B" w:rsidP="00B65B87">
      <w:pPr>
        <w:spacing w:after="0" w:line="480" w:lineRule="auto"/>
        <w:ind w:firstLine="720"/>
        <w:jc w:val="both"/>
        <w:rPr>
          <w:rFonts w:ascii="Arial" w:hAnsi="Arial" w:cs="Arial"/>
          <w:sz w:val="24"/>
          <w:szCs w:val="24"/>
        </w:rPr>
      </w:pPr>
      <w:r w:rsidRPr="00A9729B">
        <w:rPr>
          <w:rFonts w:ascii="Arial" w:hAnsi="Arial" w:cs="Arial"/>
          <w:sz w:val="24"/>
          <w:szCs w:val="24"/>
        </w:rPr>
        <w:lastRenderedPageBreak/>
        <w:t xml:space="preserve">The proponents conducted the study at the university's location, specifically at Don Justo V. </w:t>
      </w:r>
      <w:proofErr w:type="spellStart"/>
      <w:r w:rsidRPr="00A9729B">
        <w:rPr>
          <w:rFonts w:ascii="Arial" w:hAnsi="Arial" w:cs="Arial"/>
          <w:sz w:val="24"/>
          <w:szCs w:val="24"/>
        </w:rPr>
        <w:t>Valmayor</w:t>
      </w:r>
      <w:proofErr w:type="spellEnd"/>
      <w:r w:rsidRPr="00A9729B">
        <w:rPr>
          <w:rFonts w:ascii="Arial" w:hAnsi="Arial" w:cs="Arial"/>
          <w:sz w:val="24"/>
          <w:szCs w:val="24"/>
        </w:rPr>
        <w:t xml:space="preserve"> Campus in San Carlos City, Negros Occidental. The study focused on the university where the system will be implemented and utilized.</w:t>
      </w:r>
    </w:p>
    <w:p w14:paraId="259FC6AB" w14:textId="1E28AFAA" w:rsidR="00A9729B" w:rsidRDefault="00A9729B" w:rsidP="00A9729B">
      <w:pPr>
        <w:spacing w:after="0" w:line="480" w:lineRule="auto"/>
        <w:jc w:val="both"/>
        <w:rPr>
          <w:rFonts w:ascii="Arial" w:hAnsi="Arial" w:cs="Arial"/>
          <w:sz w:val="24"/>
          <w:szCs w:val="24"/>
        </w:rPr>
      </w:pPr>
    </w:p>
    <w:p w14:paraId="67439FBA" w14:textId="135FA9B6" w:rsidR="00A9729B" w:rsidRDefault="00A9729B" w:rsidP="00A9729B">
      <w:pPr>
        <w:spacing w:after="0" w:line="480" w:lineRule="auto"/>
        <w:jc w:val="both"/>
        <w:rPr>
          <w:rFonts w:ascii="Arial" w:hAnsi="Arial" w:cs="Arial"/>
          <w:sz w:val="24"/>
          <w:szCs w:val="24"/>
        </w:rPr>
      </w:pPr>
    </w:p>
    <w:p w14:paraId="4A10B324" w14:textId="76A24D17" w:rsidR="00A9729B" w:rsidRDefault="00A9729B" w:rsidP="00A9729B">
      <w:pPr>
        <w:spacing w:after="0" w:line="480" w:lineRule="auto"/>
        <w:jc w:val="both"/>
        <w:rPr>
          <w:rFonts w:ascii="Arial" w:hAnsi="Arial" w:cs="Arial"/>
          <w:sz w:val="24"/>
          <w:szCs w:val="24"/>
        </w:rPr>
      </w:pPr>
    </w:p>
    <w:p w14:paraId="2D2E66B8" w14:textId="0D613295" w:rsidR="00A9729B" w:rsidRDefault="00A9729B" w:rsidP="00A9729B">
      <w:pPr>
        <w:spacing w:after="0" w:line="480" w:lineRule="auto"/>
        <w:jc w:val="both"/>
        <w:rPr>
          <w:rFonts w:ascii="Arial" w:hAnsi="Arial" w:cs="Arial"/>
          <w:sz w:val="24"/>
          <w:szCs w:val="24"/>
        </w:rPr>
      </w:pPr>
    </w:p>
    <w:p w14:paraId="4AD17D52" w14:textId="64DE2A1C" w:rsidR="00A9729B" w:rsidRDefault="00B65B87" w:rsidP="00A9729B">
      <w:pPr>
        <w:spacing w:after="0" w:line="48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47328" behindDoc="0" locked="0" layoutInCell="1" allowOverlap="1" wp14:anchorId="2BE58E22" wp14:editId="095FCCB7">
            <wp:simplePos x="0" y="0"/>
            <wp:positionH relativeFrom="column">
              <wp:posOffset>650663</wp:posOffset>
            </wp:positionH>
            <wp:positionV relativeFrom="paragraph">
              <wp:posOffset>-5927</wp:posOffset>
            </wp:positionV>
            <wp:extent cx="4563533" cy="3221939"/>
            <wp:effectExtent l="19050" t="19050" r="27940" b="17145"/>
            <wp:wrapNone/>
            <wp:docPr id="1295691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1568" name="Picture 12956915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3533" cy="322193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1AA6BB" w14:textId="77777777" w:rsidR="00A9729B" w:rsidRDefault="00A9729B" w:rsidP="00A9729B">
      <w:pPr>
        <w:spacing w:after="0" w:line="480" w:lineRule="auto"/>
        <w:jc w:val="both"/>
        <w:rPr>
          <w:rFonts w:ascii="Arial" w:hAnsi="Arial" w:cs="Arial"/>
          <w:sz w:val="24"/>
          <w:szCs w:val="24"/>
        </w:rPr>
      </w:pPr>
    </w:p>
    <w:p w14:paraId="76E23C37" w14:textId="77777777" w:rsidR="00A9729B" w:rsidRDefault="00A9729B" w:rsidP="00A9729B">
      <w:pPr>
        <w:spacing w:after="0" w:line="480" w:lineRule="auto"/>
        <w:jc w:val="both"/>
        <w:rPr>
          <w:rFonts w:ascii="Arial" w:hAnsi="Arial" w:cs="Arial"/>
          <w:sz w:val="24"/>
          <w:szCs w:val="24"/>
        </w:rPr>
      </w:pPr>
    </w:p>
    <w:p w14:paraId="3B59B9E8" w14:textId="77777777" w:rsidR="00A9729B" w:rsidRDefault="00A9729B" w:rsidP="00A9729B">
      <w:pPr>
        <w:spacing w:after="0" w:line="480" w:lineRule="auto"/>
        <w:jc w:val="both"/>
        <w:rPr>
          <w:rFonts w:ascii="Arial" w:hAnsi="Arial" w:cs="Arial"/>
          <w:sz w:val="24"/>
          <w:szCs w:val="24"/>
        </w:rPr>
      </w:pPr>
    </w:p>
    <w:p w14:paraId="6B5A781D" w14:textId="77777777" w:rsidR="00A9729B" w:rsidRDefault="00A9729B" w:rsidP="00A9729B">
      <w:pPr>
        <w:spacing w:after="0" w:line="480" w:lineRule="auto"/>
        <w:jc w:val="both"/>
        <w:rPr>
          <w:rFonts w:ascii="Arial" w:hAnsi="Arial" w:cs="Arial"/>
          <w:sz w:val="24"/>
          <w:szCs w:val="24"/>
        </w:rPr>
      </w:pPr>
    </w:p>
    <w:p w14:paraId="1B4C8C47" w14:textId="77777777" w:rsidR="00A9729B" w:rsidRDefault="00A9729B" w:rsidP="00A9729B">
      <w:pPr>
        <w:spacing w:after="0" w:line="480" w:lineRule="auto"/>
        <w:jc w:val="both"/>
        <w:rPr>
          <w:rFonts w:ascii="Arial" w:hAnsi="Arial" w:cs="Arial"/>
          <w:sz w:val="24"/>
          <w:szCs w:val="24"/>
        </w:rPr>
      </w:pPr>
    </w:p>
    <w:p w14:paraId="138B4AA6" w14:textId="77777777" w:rsidR="00B65B87" w:rsidRDefault="00B65B87" w:rsidP="00A9729B">
      <w:pPr>
        <w:spacing w:after="0" w:line="480" w:lineRule="auto"/>
        <w:jc w:val="both"/>
        <w:rPr>
          <w:rFonts w:ascii="Arial" w:hAnsi="Arial" w:cs="Arial"/>
          <w:sz w:val="24"/>
          <w:szCs w:val="24"/>
        </w:rPr>
      </w:pPr>
    </w:p>
    <w:p w14:paraId="7356E0A6" w14:textId="77777777" w:rsidR="00B65B87" w:rsidRDefault="00B65B87" w:rsidP="00A9729B">
      <w:pPr>
        <w:spacing w:after="0" w:line="480" w:lineRule="auto"/>
        <w:jc w:val="both"/>
        <w:rPr>
          <w:rFonts w:ascii="Arial" w:hAnsi="Arial" w:cs="Arial"/>
          <w:sz w:val="24"/>
          <w:szCs w:val="24"/>
        </w:rPr>
      </w:pPr>
    </w:p>
    <w:p w14:paraId="5341A996" w14:textId="77777777" w:rsidR="00A9729B" w:rsidRDefault="00A9729B" w:rsidP="00A9729B">
      <w:pPr>
        <w:spacing w:after="0" w:line="480" w:lineRule="auto"/>
        <w:jc w:val="both"/>
        <w:rPr>
          <w:rFonts w:ascii="Arial" w:hAnsi="Arial" w:cs="Arial"/>
          <w:sz w:val="24"/>
          <w:szCs w:val="24"/>
        </w:rPr>
      </w:pPr>
    </w:p>
    <w:p w14:paraId="26718FC4" w14:textId="77777777" w:rsidR="00A9729B" w:rsidRDefault="00A9729B" w:rsidP="00A9729B">
      <w:pPr>
        <w:spacing w:after="0" w:line="480" w:lineRule="auto"/>
        <w:jc w:val="both"/>
        <w:rPr>
          <w:rFonts w:ascii="Arial" w:hAnsi="Arial" w:cs="Arial"/>
          <w:sz w:val="24"/>
          <w:szCs w:val="24"/>
        </w:rPr>
      </w:pPr>
    </w:p>
    <w:p w14:paraId="72053148" w14:textId="5B8C078F" w:rsidR="00A9729B" w:rsidRDefault="00A9729B" w:rsidP="00A9729B">
      <w:pPr>
        <w:spacing w:after="0" w:line="480" w:lineRule="auto"/>
        <w:jc w:val="center"/>
        <w:rPr>
          <w:rFonts w:ascii="Arial" w:hAnsi="Arial" w:cs="Arial"/>
          <w:sz w:val="24"/>
          <w:szCs w:val="24"/>
        </w:rPr>
      </w:pPr>
      <w:r>
        <w:rPr>
          <w:rFonts w:ascii="Arial" w:hAnsi="Arial" w:cs="Arial"/>
          <w:sz w:val="24"/>
          <w:szCs w:val="24"/>
        </w:rPr>
        <w:t>Figure 10. Environment of the study</w:t>
      </w:r>
    </w:p>
    <w:p w14:paraId="37D91C35" w14:textId="77777777" w:rsidR="00EB2B40" w:rsidRDefault="00EB2B40" w:rsidP="00A9729B">
      <w:pPr>
        <w:spacing w:after="0" w:line="480" w:lineRule="auto"/>
        <w:jc w:val="both"/>
        <w:rPr>
          <w:rFonts w:ascii="Arial" w:hAnsi="Arial" w:cs="Arial"/>
          <w:sz w:val="24"/>
          <w:szCs w:val="24"/>
        </w:rPr>
      </w:pPr>
    </w:p>
    <w:p w14:paraId="629FD153" w14:textId="75617BD9" w:rsidR="00A9729B" w:rsidRPr="00EB2B40" w:rsidRDefault="00B65B87" w:rsidP="00A9729B">
      <w:pPr>
        <w:spacing w:after="0" w:line="480" w:lineRule="auto"/>
        <w:jc w:val="both"/>
        <w:rPr>
          <w:rFonts w:ascii="Arial" w:hAnsi="Arial" w:cs="Arial"/>
          <w:b/>
          <w:bCs/>
          <w:sz w:val="24"/>
          <w:szCs w:val="24"/>
        </w:rPr>
      </w:pPr>
      <w:r w:rsidRPr="00EB2B40">
        <w:rPr>
          <w:rFonts w:ascii="Arial" w:hAnsi="Arial" w:cs="Arial"/>
          <w:b/>
          <w:bCs/>
          <w:sz w:val="24"/>
          <w:szCs w:val="24"/>
        </w:rPr>
        <w:t>Data Gathering Procedures</w:t>
      </w:r>
    </w:p>
    <w:p w14:paraId="65BAEE7C" w14:textId="4F5BFAB0" w:rsidR="00EB2B40" w:rsidRDefault="00EB2B40" w:rsidP="00EB2B40">
      <w:pPr>
        <w:spacing w:after="0" w:line="480" w:lineRule="auto"/>
        <w:jc w:val="both"/>
        <w:rPr>
          <w:rFonts w:ascii="Arial" w:hAnsi="Arial" w:cs="Arial"/>
        </w:rPr>
      </w:pPr>
      <w:r>
        <w:rPr>
          <w:rFonts w:ascii="Arial" w:hAnsi="Arial" w:cs="Arial"/>
          <w:sz w:val="24"/>
          <w:szCs w:val="24"/>
        </w:rPr>
        <w:lastRenderedPageBreak/>
        <w:tab/>
      </w:r>
      <w:r w:rsidRPr="00EB2B40">
        <w:rPr>
          <w:rFonts w:ascii="Arial" w:hAnsi="Arial" w:cs="Arial"/>
          <w:sz w:val="24"/>
          <w:szCs w:val="24"/>
        </w:rPr>
        <w:t>The primary data were obtained directly from sources through an evaluation form based on the PIECES Software Evaluation Framework, as assessed by end-users and IT experts. To conduct the study, the proponents utilized a survey method by distributing questionnaires to collect respondents' ratings of the system</w:t>
      </w:r>
      <w:r w:rsidRPr="00EB2B40">
        <w:rPr>
          <w:rFonts w:ascii="Arial" w:hAnsi="Arial" w:cs="Arial"/>
        </w:rPr>
        <w:t>.</w:t>
      </w:r>
    </w:p>
    <w:p w14:paraId="76383E0A" w14:textId="77777777" w:rsidR="002870A4" w:rsidRDefault="002870A4" w:rsidP="00EB2B40">
      <w:pPr>
        <w:spacing w:after="0" w:line="480" w:lineRule="auto"/>
        <w:jc w:val="both"/>
        <w:rPr>
          <w:rFonts w:ascii="Arial" w:hAnsi="Arial" w:cs="Arial"/>
        </w:rPr>
      </w:pPr>
    </w:p>
    <w:p w14:paraId="31AC83BB" w14:textId="77777777" w:rsidR="002870A4" w:rsidRDefault="002870A4" w:rsidP="00EB2B40">
      <w:pPr>
        <w:spacing w:after="0" w:line="480" w:lineRule="auto"/>
        <w:jc w:val="both"/>
        <w:rPr>
          <w:rFonts w:ascii="Arial" w:hAnsi="Arial" w:cs="Arial"/>
        </w:rPr>
      </w:pPr>
    </w:p>
    <w:p w14:paraId="1F7E096F" w14:textId="77777777" w:rsidR="00EB2B40" w:rsidRDefault="00EB2B40" w:rsidP="00EB2B40">
      <w:pPr>
        <w:spacing w:after="0" w:line="480" w:lineRule="auto"/>
        <w:rPr>
          <w:rFonts w:ascii="Arial" w:hAnsi="Arial" w:cs="Arial"/>
          <w:b/>
          <w:bCs/>
          <w:sz w:val="24"/>
          <w:szCs w:val="24"/>
        </w:rPr>
      </w:pPr>
      <w:r>
        <w:rPr>
          <w:rFonts w:ascii="Arial" w:hAnsi="Arial" w:cs="Arial"/>
          <w:b/>
          <w:bCs/>
          <w:sz w:val="24"/>
          <w:szCs w:val="24"/>
        </w:rPr>
        <w:t xml:space="preserve">Research </w:t>
      </w:r>
      <w:r w:rsidRPr="00B071BC">
        <w:rPr>
          <w:rFonts w:ascii="Arial" w:hAnsi="Arial" w:cs="Arial"/>
          <w:b/>
          <w:bCs/>
          <w:sz w:val="24"/>
          <w:szCs w:val="24"/>
        </w:rPr>
        <w:t>Instrument</w:t>
      </w:r>
      <w:r>
        <w:rPr>
          <w:rFonts w:ascii="Arial" w:hAnsi="Arial" w:cs="Arial"/>
          <w:b/>
          <w:bCs/>
          <w:sz w:val="24"/>
          <w:szCs w:val="24"/>
        </w:rPr>
        <w:t xml:space="preserve"> and Statistical Treatment of Data</w:t>
      </w:r>
    </w:p>
    <w:p w14:paraId="517DB33A" w14:textId="77777777" w:rsidR="002870A4" w:rsidRDefault="002870A4" w:rsidP="002870A4">
      <w:pPr>
        <w:spacing w:line="240" w:lineRule="auto"/>
        <w:jc w:val="both"/>
        <w:rPr>
          <w:rFonts w:ascii="Arial" w:hAnsi="Arial" w:cs="Arial"/>
          <w:sz w:val="24"/>
          <w:szCs w:val="24"/>
        </w:rPr>
      </w:pPr>
    </w:p>
    <w:p w14:paraId="486891C3" w14:textId="2D3613C0" w:rsidR="009607EF" w:rsidRDefault="00EB2B40" w:rsidP="002870A4">
      <w:pPr>
        <w:spacing w:line="480" w:lineRule="auto"/>
        <w:ind w:firstLine="720"/>
        <w:jc w:val="both"/>
        <w:rPr>
          <w:rFonts w:ascii="Arial" w:hAnsi="Arial" w:cs="Arial"/>
          <w:sz w:val="24"/>
          <w:szCs w:val="24"/>
        </w:rPr>
      </w:pPr>
      <w:r>
        <w:rPr>
          <w:rFonts w:ascii="Arial" w:hAnsi="Arial" w:cs="Arial"/>
          <w:sz w:val="24"/>
          <w:szCs w:val="24"/>
        </w:rPr>
        <w:t xml:space="preserve">How effective and efficient is the Alumni </w:t>
      </w:r>
      <w:r w:rsidR="00EC2333">
        <w:rPr>
          <w:rFonts w:ascii="Arial" w:hAnsi="Arial" w:cs="Arial"/>
          <w:sz w:val="24"/>
          <w:szCs w:val="24"/>
        </w:rPr>
        <w:t xml:space="preserve">Career Link: A Smart Tracking System bridging Graduates and Employment Opportunities </w:t>
      </w:r>
      <w:r>
        <w:rPr>
          <w:rFonts w:ascii="Arial" w:hAnsi="Arial" w:cs="Arial"/>
          <w:sz w:val="24"/>
          <w:szCs w:val="24"/>
        </w:rPr>
        <w:t xml:space="preserve">using PIECES Software Evaluation Framework Questionnaire. This standardized questionnaire was used in evaluating the end-users and IT (Information Technology) Expert’s satisfactory rating on the effectiveness, efficiency, and usability of this web application. The areas consist of performance, information, economy, control, efficiency and services were evaluated to assess the functionality of the develop system. For each question in each area, the respondents answered based on a structured 5-point Likert Scale with the verbal description: 1= </w:t>
      </w:r>
      <w:r w:rsidR="005C1785">
        <w:rPr>
          <w:rFonts w:ascii="Arial" w:hAnsi="Arial" w:cs="Arial"/>
          <w:sz w:val="24"/>
          <w:szCs w:val="24"/>
        </w:rPr>
        <w:t>Strongly Disagree</w:t>
      </w:r>
      <w:r>
        <w:rPr>
          <w:rFonts w:ascii="Arial" w:hAnsi="Arial" w:cs="Arial"/>
          <w:sz w:val="24"/>
          <w:szCs w:val="24"/>
        </w:rPr>
        <w:t>, 2=</w:t>
      </w:r>
      <w:r w:rsidR="005C1785" w:rsidRPr="005C1785">
        <w:rPr>
          <w:rFonts w:ascii="Arial" w:hAnsi="Arial" w:cs="Arial"/>
          <w:sz w:val="24"/>
          <w:szCs w:val="24"/>
        </w:rPr>
        <w:t xml:space="preserve"> </w:t>
      </w:r>
      <w:r w:rsidR="005C1785">
        <w:rPr>
          <w:rFonts w:ascii="Arial" w:hAnsi="Arial" w:cs="Arial"/>
          <w:sz w:val="24"/>
          <w:szCs w:val="24"/>
        </w:rPr>
        <w:t>Disagree</w:t>
      </w:r>
      <w:r>
        <w:rPr>
          <w:rFonts w:ascii="Arial" w:hAnsi="Arial" w:cs="Arial"/>
          <w:sz w:val="24"/>
          <w:szCs w:val="24"/>
        </w:rPr>
        <w:t>, 3=</w:t>
      </w:r>
      <w:r w:rsidR="005C1785" w:rsidRPr="005C1785">
        <w:rPr>
          <w:rFonts w:ascii="Arial" w:hAnsi="Arial" w:cs="Arial"/>
          <w:sz w:val="24"/>
          <w:szCs w:val="24"/>
        </w:rPr>
        <w:t xml:space="preserve"> </w:t>
      </w:r>
      <w:r w:rsidR="005C1785">
        <w:rPr>
          <w:rFonts w:ascii="Arial" w:hAnsi="Arial" w:cs="Arial"/>
          <w:sz w:val="24"/>
          <w:szCs w:val="24"/>
        </w:rPr>
        <w:t>Neutral</w:t>
      </w:r>
      <w:r>
        <w:rPr>
          <w:rFonts w:ascii="Arial" w:hAnsi="Arial" w:cs="Arial"/>
          <w:sz w:val="24"/>
          <w:szCs w:val="24"/>
        </w:rPr>
        <w:t>, 4=</w:t>
      </w:r>
      <w:r w:rsidR="005C1785" w:rsidRPr="005C1785">
        <w:rPr>
          <w:rFonts w:ascii="Arial" w:hAnsi="Arial" w:cs="Arial"/>
          <w:sz w:val="24"/>
          <w:szCs w:val="24"/>
        </w:rPr>
        <w:t xml:space="preserve"> </w:t>
      </w:r>
      <w:r w:rsidR="005C1785">
        <w:rPr>
          <w:rFonts w:ascii="Arial" w:hAnsi="Arial" w:cs="Arial"/>
          <w:sz w:val="24"/>
          <w:szCs w:val="24"/>
        </w:rPr>
        <w:t>Agree</w:t>
      </w:r>
      <w:r>
        <w:rPr>
          <w:rFonts w:ascii="Arial" w:hAnsi="Arial" w:cs="Arial"/>
          <w:sz w:val="24"/>
          <w:szCs w:val="24"/>
        </w:rPr>
        <w:t>, 5=</w:t>
      </w:r>
      <w:r w:rsidR="005C1785" w:rsidRPr="005C1785">
        <w:rPr>
          <w:rFonts w:ascii="Arial" w:hAnsi="Arial" w:cs="Arial"/>
          <w:sz w:val="24"/>
          <w:szCs w:val="24"/>
        </w:rPr>
        <w:t xml:space="preserve"> Strongly Agree</w:t>
      </w:r>
      <w:r>
        <w:rPr>
          <w:rFonts w:ascii="Arial" w:hAnsi="Arial" w:cs="Arial"/>
          <w:sz w:val="24"/>
          <w:szCs w:val="24"/>
        </w:rPr>
        <w:t>. Items were total score and</w:t>
      </w:r>
      <w:r w:rsidR="005C1785">
        <w:rPr>
          <w:rFonts w:ascii="Arial" w:hAnsi="Arial" w:cs="Arial"/>
          <w:sz w:val="24"/>
          <w:szCs w:val="24"/>
        </w:rPr>
        <w:t xml:space="preserve"> </w:t>
      </w:r>
      <w:r>
        <w:rPr>
          <w:rFonts w:ascii="Arial" w:hAnsi="Arial" w:cs="Arial"/>
          <w:sz w:val="24"/>
          <w:szCs w:val="24"/>
        </w:rPr>
        <w:t>weighted</w:t>
      </w:r>
      <w:r w:rsidR="005C1785">
        <w:rPr>
          <w:rFonts w:ascii="Arial" w:hAnsi="Arial" w:cs="Arial"/>
          <w:sz w:val="24"/>
          <w:szCs w:val="24"/>
        </w:rPr>
        <w:t xml:space="preserve"> </w:t>
      </w:r>
      <w:r>
        <w:rPr>
          <w:rFonts w:ascii="Arial" w:hAnsi="Arial" w:cs="Arial"/>
          <w:sz w:val="24"/>
          <w:szCs w:val="24"/>
        </w:rPr>
        <w:t>mean.</w:t>
      </w:r>
    </w:p>
    <w:p w14:paraId="3CFFB302" w14:textId="77777777" w:rsidR="002870A4" w:rsidRDefault="002870A4" w:rsidP="002870A4">
      <w:pPr>
        <w:spacing w:line="480" w:lineRule="auto"/>
        <w:jc w:val="both"/>
        <w:rPr>
          <w:rFonts w:ascii="Arial" w:hAnsi="Arial" w:cs="Arial"/>
          <w:sz w:val="24"/>
          <w:szCs w:val="24"/>
        </w:rPr>
      </w:pPr>
    </w:p>
    <w:p w14:paraId="1D7D4E12" w14:textId="77777777" w:rsidR="002870A4" w:rsidRDefault="002870A4" w:rsidP="002870A4">
      <w:pPr>
        <w:spacing w:line="480" w:lineRule="auto"/>
        <w:jc w:val="both"/>
        <w:rPr>
          <w:rFonts w:ascii="Arial" w:hAnsi="Arial" w:cs="Arial"/>
          <w:sz w:val="24"/>
          <w:szCs w:val="24"/>
        </w:rPr>
      </w:pPr>
    </w:p>
    <w:p w14:paraId="1881CBEF" w14:textId="77777777" w:rsidR="002870A4" w:rsidRDefault="002870A4" w:rsidP="002870A4">
      <w:pPr>
        <w:spacing w:line="480" w:lineRule="auto"/>
        <w:jc w:val="both"/>
        <w:rPr>
          <w:rFonts w:ascii="Arial" w:hAnsi="Arial" w:cs="Arial"/>
          <w:sz w:val="24"/>
          <w:szCs w:val="24"/>
        </w:rPr>
      </w:pPr>
    </w:p>
    <w:p w14:paraId="35B8AB67" w14:textId="77777777" w:rsidR="002870A4" w:rsidRDefault="002870A4" w:rsidP="002870A4">
      <w:pPr>
        <w:spacing w:line="480" w:lineRule="auto"/>
        <w:jc w:val="both"/>
        <w:rPr>
          <w:rFonts w:ascii="Arial" w:hAnsi="Arial" w:cs="Arial"/>
          <w:sz w:val="24"/>
          <w:szCs w:val="24"/>
        </w:rPr>
      </w:pPr>
    </w:p>
    <w:p w14:paraId="40483F76" w14:textId="77777777" w:rsidR="002870A4" w:rsidRDefault="002870A4" w:rsidP="002870A4">
      <w:pPr>
        <w:spacing w:line="480" w:lineRule="auto"/>
        <w:jc w:val="both"/>
        <w:rPr>
          <w:rFonts w:ascii="Arial" w:hAnsi="Arial" w:cs="Arial"/>
          <w:sz w:val="24"/>
          <w:szCs w:val="24"/>
        </w:rPr>
      </w:pPr>
    </w:p>
    <w:p w14:paraId="67E16501" w14:textId="29053901" w:rsidR="009607EF" w:rsidRDefault="009607EF" w:rsidP="009607EF">
      <w:pPr>
        <w:spacing w:after="0" w:line="240" w:lineRule="auto"/>
        <w:jc w:val="both"/>
        <w:rPr>
          <w:rFonts w:ascii="Arial" w:hAnsi="Arial" w:cs="Arial"/>
          <w:sz w:val="24"/>
          <w:szCs w:val="24"/>
        </w:rPr>
      </w:pPr>
      <w:r>
        <w:rPr>
          <w:rFonts w:ascii="Arial" w:hAnsi="Arial" w:cs="Arial"/>
          <w:sz w:val="24"/>
          <w:szCs w:val="24"/>
        </w:rPr>
        <w:t>Table 2. Likert Scale</w:t>
      </w:r>
    </w:p>
    <w:p w14:paraId="7384906A" w14:textId="77777777" w:rsidR="009607EF" w:rsidRDefault="009607EF" w:rsidP="009607EF">
      <w:pPr>
        <w:spacing w:after="0" w:line="240" w:lineRule="auto"/>
        <w:jc w:val="both"/>
        <w:rPr>
          <w:rFonts w:ascii="Arial" w:hAnsi="Arial" w:cs="Arial"/>
          <w:sz w:val="24"/>
          <w:szCs w:val="24"/>
        </w:rPr>
      </w:pPr>
    </w:p>
    <w:tbl>
      <w:tblPr>
        <w:tblStyle w:val="ListTable6Colorful-Accent4"/>
        <w:tblW w:w="0" w:type="auto"/>
        <w:tblLook w:val="04A0" w:firstRow="1" w:lastRow="0" w:firstColumn="1" w:lastColumn="0" w:noHBand="0" w:noVBand="1"/>
      </w:tblPr>
      <w:tblGrid>
        <w:gridCol w:w="2876"/>
        <w:gridCol w:w="2877"/>
        <w:gridCol w:w="2877"/>
      </w:tblGrid>
      <w:tr w:rsidR="00A83B1A" w14:paraId="28292FEA" w14:textId="77777777" w:rsidTr="009479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top w:val="thinThickSmallGap" w:sz="24" w:space="0" w:color="auto"/>
              <w:bottom w:val="single" w:sz="4" w:space="0" w:color="auto"/>
            </w:tcBorders>
          </w:tcPr>
          <w:p w14:paraId="416D2CE8" w14:textId="00AE4B63" w:rsidR="00A83B1A" w:rsidRPr="000A0A3D" w:rsidRDefault="000A0A3D" w:rsidP="000A0A3D">
            <w:pPr>
              <w:spacing w:line="480" w:lineRule="auto"/>
              <w:jc w:val="center"/>
              <w:rPr>
                <w:rFonts w:ascii="Arial" w:hAnsi="Arial" w:cs="Arial"/>
                <w:color w:val="auto"/>
                <w:sz w:val="24"/>
                <w:szCs w:val="24"/>
              </w:rPr>
            </w:pPr>
            <w:r>
              <w:rPr>
                <w:rFonts w:ascii="Arial" w:hAnsi="Arial" w:cs="Arial"/>
                <w:color w:val="auto"/>
                <w:sz w:val="24"/>
                <w:szCs w:val="24"/>
              </w:rPr>
              <w:t>Rating</w:t>
            </w:r>
          </w:p>
        </w:tc>
        <w:tc>
          <w:tcPr>
            <w:tcW w:w="2877" w:type="dxa"/>
            <w:tcBorders>
              <w:top w:val="thinThickSmallGap" w:sz="24" w:space="0" w:color="auto"/>
              <w:bottom w:val="single" w:sz="4" w:space="0" w:color="auto"/>
            </w:tcBorders>
          </w:tcPr>
          <w:p w14:paraId="1460921B" w14:textId="46571FA3"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Weighted Mean</w:t>
            </w:r>
          </w:p>
        </w:tc>
        <w:tc>
          <w:tcPr>
            <w:tcW w:w="2877" w:type="dxa"/>
            <w:tcBorders>
              <w:top w:val="thinThickSmallGap" w:sz="24" w:space="0" w:color="auto"/>
              <w:bottom w:val="single" w:sz="4" w:space="0" w:color="auto"/>
            </w:tcBorders>
          </w:tcPr>
          <w:p w14:paraId="57D1D6C5" w14:textId="17181EA7" w:rsidR="00A83B1A" w:rsidRPr="000A0A3D" w:rsidRDefault="000A0A3D" w:rsidP="000A0A3D">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0A0A3D">
              <w:rPr>
                <w:rFonts w:ascii="Arial" w:hAnsi="Arial" w:cs="Arial"/>
                <w:color w:val="auto"/>
                <w:sz w:val="24"/>
                <w:szCs w:val="24"/>
              </w:rPr>
              <w:t>Verbal description</w:t>
            </w:r>
          </w:p>
        </w:tc>
      </w:tr>
      <w:tr w:rsidR="00A83B1A" w14:paraId="7AE9F4BE" w14:textId="77777777" w:rsidTr="000A0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shd w:val="clear" w:color="auto" w:fill="auto"/>
          </w:tcPr>
          <w:p w14:paraId="4F1FF082" w14:textId="135CB3A1"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5</w:t>
            </w:r>
          </w:p>
        </w:tc>
        <w:tc>
          <w:tcPr>
            <w:tcW w:w="2877" w:type="dxa"/>
            <w:shd w:val="clear" w:color="auto" w:fill="FFFFFF" w:themeFill="background1"/>
          </w:tcPr>
          <w:p w14:paraId="175A9687" w14:textId="05555DB9"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4.21-5.00</w:t>
            </w:r>
          </w:p>
        </w:tc>
        <w:tc>
          <w:tcPr>
            <w:tcW w:w="2877" w:type="dxa"/>
            <w:shd w:val="clear" w:color="auto" w:fill="FFFFFF" w:themeFill="background1"/>
          </w:tcPr>
          <w:p w14:paraId="094D70B8" w14:textId="2F5F75C8" w:rsidR="00A83B1A" w:rsidRPr="005C1785"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1" w:name="_Hlk191233274"/>
            <w:r w:rsidRPr="005C1785">
              <w:rPr>
                <w:rFonts w:ascii="Arial" w:hAnsi="Arial" w:cs="Arial"/>
                <w:color w:val="auto"/>
                <w:sz w:val="24"/>
                <w:szCs w:val="24"/>
              </w:rPr>
              <w:t>Strongly Agree</w:t>
            </w:r>
            <w:r w:rsidR="009607EF" w:rsidRPr="005C1785">
              <w:rPr>
                <w:rFonts w:ascii="Arial" w:hAnsi="Arial" w:cs="Arial"/>
                <w:color w:val="auto"/>
                <w:sz w:val="24"/>
                <w:szCs w:val="24"/>
              </w:rPr>
              <w:t xml:space="preserve"> </w:t>
            </w:r>
            <w:bookmarkEnd w:id="1"/>
          </w:p>
        </w:tc>
      </w:tr>
      <w:tr w:rsidR="00A83B1A" w14:paraId="21C904A8" w14:textId="77777777" w:rsidTr="000E0C8D">
        <w:tc>
          <w:tcPr>
            <w:cnfStyle w:val="001000000000" w:firstRow="0" w:lastRow="0" w:firstColumn="1" w:lastColumn="0" w:oddVBand="0" w:evenVBand="0" w:oddHBand="0" w:evenHBand="0" w:firstRowFirstColumn="0" w:firstRowLastColumn="0" w:lastRowFirstColumn="0" w:lastRowLastColumn="0"/>
            <w:tcW w:w="2876" w:type="dxa"/>
            <w:shd w:val="clear" w:color="auto" w:fill="FFFFFF" w:themeFill="background1"/>
          </w:tcPr>
          <w:p w14:paraId="7C5F1C2C" w14:textId="6663DB7D"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4</w:t>
            </w:r>
          </w:p>
        </w:tc>
        <w:tc>
          <w:tcPr>
            <w:tcW w:w="2877" w:type="dxa"/>
            <w:shd w:val="clear" w:color="auto" w:fill="FFFFFF" w:themeFill="background1"/>
          </w:tcPr>
          <w:p w14:paraId="67C8CDA0" w14:textId="558C9922"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3.41-4.20</w:t>
            </w:r>
          </w:p>
        </w:tc>
        <w:tc>
          <w:tcPr>
            <w:tcW w:w="2877" w:type="dxa"/>
            <w:shd w:val="clear" w:color="auto" w:fill="FFFFFF" w:themeFill="background1"/>
          </w:tcPr>
          <w:p w14:paraId="1D8566E4" w14:textId="6C4196E4" w:rsidR="00A83B1A" w:rsidRPr="000E0C8D" w:rsidRDefault="005C1785"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A</w:t>
            </w:r>
            <w:r w:rsidR="00266472">
              <w:rPr>
                <w:rFonts w:ascii="Arial" w:hAnsi="Arial" w:cs="Arial"/>
                <w:color w:val="auto"/>
                <w:sz w:val="24"/>
                <w:szCs w:val="24"/>
              </w:rPr>
              <w:t>gree</w:t>
            </w:r>
          </w:p>
        </w:tc>
      </w:tr>
      <w:tr w:rsidR="00A83B1A" w14:paraId="7762074C" w14:textId="77777777" w:rsidTr="00E5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Borders>
              <w:bottom w:val="nil"/>
            </w:tcBorders>
            <w:shd w:val="clear" w:color="auto" w:fill="FFFFFF" w:themeFill="background1"/>
          </w:tcPr>
          <w:p w14:paraId="37C473FA" w14:textId="034E2C55" w:rsidR="00A83B1A" w:rsidRPr="00E5299C" w:rsidRDefault="000A0A3D" w:rsidP="000E0C8D">
            <w:pPr>
              <w:spacing w:line="480" w:lineRule="auto"/>
              <w:jc w:val="center"/>
              <w:rPr>
                <w:rFonts w:ascii="Arial" w:hAnsi="Arial" w:cs="Arial"/>
                <w:color w:val="auto"/>
                <w:sz w:val="24"/>
                <w:szCs w:val="24"/>
              </w:rPr>
            </w:pPr>
            <w:r w:rsidRPr="00E5299C">
              <w:rPr>
                <w:rFonts w:ascii="Arial" w:hAnsi="Arial" w:cs="Arial"/>
                <w:color w:val="auto"/>
                <w:sz w:val="24"/>
                <w:szCs w:val="24"/>
              </w:rPr>
              <w:t>3</w:t>
            </w:r>
          </w:p>
        </w:tc>
        <w:tc>
          <w:tcPr>
            <w:tcW w:w="2877" w:type="dxa"/>
            <w:tcBorders>
              <w:bottom w:val="nil"/>
            </w:tcBorders>
            <w:shd w:val="clear" w:color="auto" w:fill="FFFFFF" w:themeFill="background1"/>
          </w:tcPr>
          <w:p w14:paraId="06A21A96" w14:textId="01B418A4" w:rsidR="00A83B1A" w:rsidRPr="000E0C8D" w:rsidRDefault="00E5299C"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2.61-3.40</w:t>
            </w:r>
          </w:p>
        </w:tc>
        <w:tc>
          <w:tcPr>
            <w:tcW w:w="2877" w:type="dxa"/>
            <w:tcBorders>
              <w:bottom w:val="nil"/>
            </w:tcBorders>
            <w:shd w:val="clear" w:color="auto" w:fill="FFFFFF" w:themeFill="background1"/>
          </w:tcPr>
          <w:p w14:paraId="13E29B07" w14:textId="4FB6DA7F" w:rsidR="00A83B1A" w:rsidRPr="000E0C8D" w:rsidRDefault="00266472" w:rsidP="000E0C8D">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Neutral</w:t>
            </w:r>
          </w:p>
        </w:tc>
      </w:tr>
      <w:tr w:rsidR="00A83B1A" w14:paraId="2A1D57AA" w14:textId="77777777" w:rsidTr="009479FF">
        <w:tc>
          <w:tcPr>
            <w:cnfStyle w:val="001000000000" w:firstRow="0" w:lastRow="0" w:firstColumn="1" w:lastColumn="0" w:oddVBand="0" w:evenVBand="0" w:oddHBand="0" w:evenHBand="0" w:firstRowFirstColumn="0" w:firstRowLastColumn="0" w:lastRowFirstColumn="0" w:lastRowLastColumn="0"/>
            <w:tcW w:w="2876" w:type="dxa"/>
            <w:tcBorders>
              <w:top w:val="nil"/>
              <w:bottom w:val="thickThinSmallGap" w:sz="24" w:space="0" w:color="auto"/>
            </w:tcBorders>
            <w:shd w:val="clear" w:color="auto" w:fill="FFFFFF" w:themeFill="background1"/>
          </w:tcPr>
          <w:p w14:paraId="44C223AA" w14:textId="77777777" w:rsidR="00A83B1A" w:rsidRPr="00E5299C" w:rsidRDefault="000A0A3D" w:rsidP="000E0C8D">
            <w:pPr>
              <w:spacing w:line="480" w:lineRule="auto"/>
              <w:jc w:val="center"/>
              <w:rPr>
                <w:rFonts w:ascii="Arial" w:hAnsi="Arial" w:cs="Arial"/>
                <w:b w:val="0"/>
                <w:bCs w:val="0"/>
                <w:color w:val="auto"/>
                <w:sz w:val="24"/>
                <w:szCs w:val="24"/>
              </w:rPr>
            </w:pPr>
            <w:r w:rsidRPr="00E5299C">
              <w:rPr>
                <w:rFonts w:ascii="Arial" w:hAnsi="Arial" w:cs="Arial"/>
                <w:color w:val="auto"/>
                <w:sz w:val="24"/>
                <w:szCs w:val="24"/>
              </w:rPr>
              <w:t>2</w:t>
            </w:r>
          </w:p>
          <w:p w14:paraId="06BEF1D0" w14:textId="66DF0D5E" w:rsidR="00E5299C" w:rsidRPr="00E5299C" w:rsidRDefault="00E5299C" w:rsidP="000E0C8D">
            <w:pPr>
              <w:spacing w:line="480" w:lineRule="auto"/>
              <w:jc w:val="center"/>
              <w:rPr>
                <w:rFonts w:ascii="Arial" w:hAnsi="Arial" w:cs="Arial"/>
                <w:color w:val="auto"/>
                <w:sz w:val="24"/>
                <w:szCs w:val="24"/>
              </w:rPr>
            </w:pPr>
            <w:r w:rsidRPr="00E5299C">
              <w:rPr>
                <w:rFonts w:ascii="Arial" w:hAnsi="Arial" w:cs="Arial"/>
                <w:color w:val="auto"/>
                <w:sz w:val="24"/>
                <w:szCs w:val="24"/>
              </w:rPr>
              <w:t>1</w:t>
            </w:r>
          </w:p>
        </w:tc>
        <w:tc>
          <w:tcPr>
            <w:tcW w:w="2877" w:type="dxa"/>
            <w:tcBorders>
              <w:top w:val="nil"/>
              <w:bottom w:val="thickThinSmallGap" w:sz="24" w:space="0" w:color="auto"/>
            </w:tcBorders>
            <w:shd w:val="clear" w:color="auto" w:fill="FFFFFF" w:themeFill="background1"/>
          </w:tcPr>
          <w:p w14:paraId="54024ABE" w14:textId="77777777" w:rsidR="00A83B1A"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1.81-2.60</w:t>
            </w:r>
          </w:p>
          <w:p w14:paraId="664F6E22" w14:textId="1B888262" w:rsidR="00E5299C" w:rsidRPr="000E0C8D" w:rsidRDefault="00E5299C"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0E0C8D">
              <w:rPr>
                <w:rFonts w:ascii="Arial" w:hAnsi="Arial" w:cs="Arial"/>
                <w:color w:val="auto"/>
                <w:sz w:val="24"/>
                <w:szCs w:val="24"/>
              </w:rPr>
              <w:t>1.00-1.80</w:t>
            </w:r>
          </w:p>
        </w:tc>
        <w:tc>
          <w:tcPr>
            <w:tcW w:w="2877" w:type="dxa"/>
            <w:tcBorders>
              <w:top w:val="nil"/>
              <w:bottom w:val="thickThinSmallGap" w:sz="24" w:space="0" w:color="auto"/>
            </w:tcBorders>
            <w:shd w:val="clear" w:color="auto" w:fill="FFFFFF" w:themeFill="background1"/>
          </w:tcPr>
          <w:p w14:paraId="4F3F7BB4" w14:textId="0609A2F8" w:rsidR="009607EF" w:rsidRDefault="00266472" w:rsidP="000E0C8D">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Disagree</w:t>
            </w:r>
          </w:p>
          <w:p w14:paraId="104109B0" w14:textId="2906EA25" w:rsidR="000E0C8D" w:rsidRPr="000E0C8D" w:rsidRDefault="00266472" w:rsidP="0026647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Pr>
                <w:rFonts w:ascii="Arial" w:hAnsi="Arial" w:cs="Arial"/>
                <w:color w:val="auto"/>
                <w:sz w:val="24"/>
                <w:szCs w:val="24"/>
              </w:rPr>
              <w:t>Strongly Disagree</w:t>
            </w:r>
          </w:p>
        </w:tc>
      </w:tr>
    </w:tbl>
    <w:p w14:paraId="01CB2C49" w14:textId="77777777" w:rsidR="000E0C8D" w:rsidRDefault="000E0C8D" w:rsidP="000E0C8D">
      <w:pPr>
        <w:spacing w:line="240" w:lineRule="auto"/>
        <w:rPr>
          <w:rFonts w:ascii="Arial" w:hAnsi="Arial" w:cs="Arial"/>
          <w:sz w:val="24"/>
          <w:szCs w:val="24"/>
        </w:rPr>
      </w:pPr>
    </w:p>
    <w:p w14:paraId="1F01728A" w14:textId="63FF658A" w:rsidR="00EC2885" w:rsidRDefault="000E0C8D" w:rsidP="0069080C">
      <w:pPr>
        <w:spacing w:after="0"/>
        <w:ind w:firstLine="720"/>
        <w:rPr>
          <w:rFonts w:ascii="Arial" w:hAnsi="Arial" w:cs="Arial"/>
          <w:sz w:val="24"/>
          <w:szCs w:val="24"/>
        </w:rPr>
      </w:pPr>
      <w:r>
        <w:rPr>
          <w:rFonts w:ascii="Arial" w:hAnsi="Arial" w:cs="Arial"/>
          <w:sz w:val="24"/>
          <w:szCs w:val="24"/>
        </w:rPr>
        <w:t xml:space="preserve">The </w:t>
      </w:r>
      <w:r w:rsidR="0069080C">
        <w:rPr>
          <w:rFonts w:ascii="Arial" w:hAnsi="Arial" w:cs="Arial"/>
          <w:sz w:val="24"/>
          <w:szCs w:val="24"/>
        </w:rPr>
        <w:t>following statistical formula was used in the treatment of data gathered from the respondents.</w:t>
      </w:r>
    </w:p>
    <w:p w14:paraId="60799C73" w14:textId="77777777" w:rsidR="0069080C" w:rsidRDefault="0069080C" w:rsidP="0069080C">
      <w:pPr>
        <w:spacing w:after="0"/>
        <w:ind w:firstLine="720"/>
        <w:rPr>
          <w:rFonts w:ascii="Arial" w:hAnsi="Arial" w:cs="Arial"/>
          <w:sz w:val="24"/>
          <w:szCs w:val="24"/>
        </w:rPr>
      </w:pPr>
    </w:p>
    <w:p w14:paraId="5872D516" w14:textId="7DAC3C5D" w:rsidR="0069080C" w:rsidRDefault="0069080C" w:rsidP="0069080C">
      <w:pPr>
        <w:spacing w:after="0"/>
        <w:ind w:firstLine="720"/>
        <w:rPr>
          <w:rFonts w:ascii="Arial" w:hAnsi="Arial" w:cs="Arial"/>
          <w:sz w:val="24"/>
          <w:szCs w:val="24"/>
        </w:rPr>
      </w:pPr>
      <w:r>
        <w:rPr>
          <w:rFonts w:ascii="Arial" w:hAnsi="Arial" w:cs="Arial"/>
          <w:sz w:val="24"/>
          <w:szCs w:val="24"/>
        </w:rPr>
        <w:t>The data was evaluated using weighted mean adapted from Likert Scale.</w:t>
      </w:r>
    </w:p>
    <w:p w14:paraId="20158FA0" w14:textId="77777777" w:rsidR="0069080C" w:rsidRDefault="0069080C" w:rsidP="0069080C">
      <w:pPr>
        <w:spacing w:after="0" w:line="480" w:lineRule="auto"/>
        <w:rPr>
          <w:rFonts w:ascii="Arial" w:hAnsi="Arial" w:cs="Arial"/>
          <w:sz w:val="24"/>
          <w:szCs w:val="24"/>
        </w:rPr>
      </w:pPr>
    </w:p>
    <w:p w14:paraId="179FBF9F" w14:textId="77777777" w:rsidR="00786E4E" w:rsidRDefault="0069080C" w:rsidP="00786E4E">
      <w:pPr>
        <w:spacing w:after="0" w:line="240" w:lineRule="auto"/>
        <w:ind w:left="1440" w:firstLine="720"/>
        <w:rPr>
          <w:rFonts w:ascii="Arial" w:hAnsi="Arial" w:cs="Arial"/>
          <w:sz w:val="24"/>
          <w:szCs w:val="24"/>
          <w:u w:val="single"/>
        </w:rPr>
      </w:pPr>
      <w:r w:rsidRPr="00786E4E">
        <w:rPr>
          <w:rFonts w:ascii="Arial" w:hAnsi="Arial" w:cs="Arial"/>
          <w:i/>
          <w:iCs/>
          <w:sz w:val="24"/>
          <w:szCs w:val="24"/>
        </w:rPr>
        <w:t>WM</w:t>
      </w:r>
      <w:r w:rsidR="000E0C8D" w:rsidRPr="00786E4E">
        <w:rPr>
          <w:rFonts w:ascii="Arial" w:hAnsi="Arial" w:cs="Arial"/>
          <w:sz w:val="24"/>
          <w:szCs w:val="24"/>
        </w:rPr>
        <w:t>=</w:t>
      </w:r>
      <w:r w:rsidR="000E0C8D" w:rsidRPr="00786E4E">
        <w:rPr>
          <w:rFonts w:ascii="Arial" w:hAnsi="Arial" w:cs="Arial"/>
          <w:sz w:val="24"/>
          <w:szCs w:val="24"/>
        </w:rPr>
        <w:tab/>
      </w:r>
      <w:r w:rsidRPr="00786E4E">
        <w:rPr>
          <w:rFonts w:ascii="Arial" w:hAnsi="Arial" w:cs="Arial"/>
          <w:sz w:val="24"/>
          <w:szCs w:val="24"/>
          <w:u w:val="single"/>
        </w:rPr>
        <w:t>(</w:t>
      </w:r>
      <w:r w:rsidRPr="00786E4E">
        <w:rPr>
          <w:rFonts w:ascii="Arial" w:hAnsi="Arial" w:cs="Arial"/>
          <w:i/>
          <w:iCs/>
          <w:sz w:val="24"/>
          <w:szCs w:val="24"/>
          <w:u w:val="single"/>
        </w:rPr>
        <w:t>f</w:t>
      </w:r>
      <w:r w:rsidR="00920A65" w:rsidRPr="00786E4E">
        <w:rPr>
          <w:rFonts w:ascii="Cambria Math" w:hAnsi="Cambria Math" w:cs="Cambria Math"/>
          <w:i/>
          <w:iCs/>
          <w:sz w:val="24"/>
          <w:szCs w:val="24"/>
          <w:u w:val="single"/>
        </w:rPr>
        <w:t>₄</w:t>
      </w:r>
      <w:r w:rsidR="00920A65" w:rsidRPr="00786E4E">
        <w:rPr>
          <w:rFonts w:ascii="Arial" w:hAnsi="Arial" w:cs="Arial"/>
          <w:i/>
          <w:iCs/>
          <w:sz w:val="24"/>
          <w:szCs w:val="24"/>
          <w:u w:val="single"/>
        </w:rPr>
        <w:t xml:space="preserve"> </w:t>
      </w:r>
      <w:r w:rsidR="00920A65" w:rsidRPr="00786E4E">
        <w:rPr>
          <w:rFonts w:ascii="Arial" w:hAnsi="Arial" w:cs="Arial"/>
          <w:sz w:val="24"/>
          <w:szCs w:val="24"/>
          <w:u w:val="single"/>
        </w:rPr>
        <w:t xml:space="preserve">* </w:t>
      </w:r>
      <w:r w:rsidR="000E0C8D" w:rsidRPr="00786E4E">
        <w:rPr>
          <w:rFonts w:ascii="Arial" w:hAnsi="Arial" w:cs="Arial"/>
          <w:sz w:val="24"/>
          <w:szCs w:val="24"/>
          <w:u w:val="single"/>
        </w:rPr>
        <w:t>4</w:t>
      </w:r>
      <w:r w:rsidR="00920A65" w:rsidRPr="00786E4E">
        <w:rPr>
          <w:rFonts w:ascii="Arial" w:hAnsi="Arial" w:cs="Arial"/>
          <w:sz w:val="24"/>
          <w:szCs w:val="24"/>
          <w:u w:val="single"/>
        </w:rPr>
        <w:t>) + (</w:t>
      </w:r>
      <w:r w:rsidRPr="00786E4E">
        <w:rPr>
          <w:rFonts w:ascii="Arial" w:hAnsi="Arial" w:cs="Arial"/>
          <w:i/>
          <w:iCs/>
          <w:sz w:val="24"/>
          <w:szCs w:val="24"/>
          <w:u w:val="single"/>
        </w:rPr>
        <w:t>f</w:t>
      </w:r>
      <w:r w:rsidRPr="00786E4E">
        <w:rPr>
          <w:rFonts w:ascii="Cambria Math" w:hAnsi="Cambria Math" w:cs="Cambria Math"/>
          <w:sz w:val="24"/>
          <w:szCs w:val="24"/>
          <w:u w:val="single"/>
        </w:rPr>
        <w:t>₃</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xml:space="preserve"> 3)</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000E0C8D" w:rsidRPr="00786E4E">
        <w:rPr>
          <w:rFonts w:ascii="Arial" w:hAnsi="Arial" w:cs="Arial"/>
          <w:i/>
          <w:iCs/>
          <w:sz w:val="24"/>
          <w:szCs w:val="24"/>
          <w:u w:val="single"/>
        </w:rPr>
        <w:t>f</w:t>
      </w:r>
      <w:r w:rsidRPr="00786E4E">
        <w:rPr>
          <w:rFonts w:ascii="Cambria Math" w:hAnsi="Cambria Math" w:cs="Cambria Math"/>
          <w:sz w:val="24"/>
          <w:szCs w:val="24"/>
          <w:u w:val="single"/>
        </w:rPr>
        <w:t>₂</w:t>
      </w:r>
      <w:r w:rsidR="00920A65" w:rsidRPr="00786E4E">
        <w:rPr>
          <w:rFonts w:ascii="Arial" w:hAnsi="Arial" w:cs="Arial"/>
          <w:sz w:val="24"/>
          <w:szCs w:val="24"/>
          <w:u w:val="single"/>
        </w:rPr>
        <w:t xml:space="preserve"> * </w:t>
      </w:r>
      <w:r w:rsidR="000E0C8D" w:rsidRPr="00786E4E">
        <w:rPr>
          <w:rFonts w:ascii="Arial" w:hAnsi="Arial" w:cs="Arial"/>
          <w:sz w:val="24"/>
          <w:szCs w:val="24"/>
          <w:u w:val="single"/>
        </w:rPr>
        <w:t>2</w:t>
      </w:r>
      <w:r w:rsidR="00920A65" w:rsidRPr="00786E4E">
        <w:rPr>
          <w:rFonts w:ascii="Arial" w:hAnsi="Arial" w:cs="Arial"/>
          <w:sz w:val="24"/>
          <w:szCs w:val="24"/>
          <w:u w:val="single"/>
        </w:rPr>
        <w:t>)</w:t>
      </w:r>
      <w:r w:rsidR="000E0C8D" w:rsidRPr="00786E4E">
        <w:rPr>
          <w:rFonts w:ascii="Arial" w:hAnsi="Arial" w:cs="Arial"/>
          <w:sz w:val="24"/>
          <w:szCs w:val="24"/>
          <w:u w:val="single"/>
        </w:rPr>
        <w:t xml:space="preserve"> </w:t>
      </w:r>
      <w:r w:rsidR="00920A65" w:rsidRPr="00786E4E">
        <w:rPr>
          <w:rFonts w:ascii="Arial" w:hAnsi="Arial" w:cs="Arial"/>
          <w:sz w:val="24"/>
          <w:szCs w:val="24"/>
          <w:u w:val="single"/>
        </w:rPr>
        <w:t>+ (</w:t>
      </w:r>
      <w:r w:rsidRPr="00786E4E">
        <w:rPr>
          <w:rFonts w:ascii="Arial" w:hAnsi="Arial" w:cs="Arial"/>
          <w:i/>
          <w:iCs/>
          <w:sz w:val="24"/>
          <w:szCs w:val="24"/>
          <w:u w:val="single"/>
        </w:rPr>
        <w:t>f</w:t>
      </w:r>
      <w:r w:rsidRPr="00786E4E">
        <w:rPr>
          <w:rFonts w:ascii="Cambria Math" w:hAnsi="Cambria Math" w:cs="Cambria Math"/>
          <w:sz w:val="24"/>
          <w:szCs w:val="24"/>
          <w:u w:val="single"/>
        </w:rPr>
        <w:t>₁</w:t>
      </w:r>
      <w:r w:rsidRPr="00786E4E">
        <w:rPr>
          <w:rFonts w:ascii="Arial" w:hAnsi="Arial" w:cs="Arial"/>
          <w:sz w:val="24"/>
          <w:szCs w:val="24"/>
          <w:u w:val="single"/>
        </w:rPr>
        <w:t xml:space="preserve"> </w:t>
      </w:r>
      <w:r w:rsidR="000E0C8D" w:rsidRPr="00786E4E">
        <w:rPr>
          <w:rFonts w:ascii="Arial" w:hAnsi="Arial" w:cs="Arial"/>
          <w:sz w:val="24"/>
          <w:szCs w:val="24"/>
          <w:u w:val="single"/>
        </w:rPr>
        <w:t xml:space="preserve">* </w:t>
      </w:r>
      <w:r w:rsidRPr="00786E4E">
        <w:rPr>
          <w:rFonts w:ascii="Arial" w:hAnsi="Arial" w:cs="Arial"/>
          <w:sz w:val="24"/>
          <w:szCs w:val="24"/>
          <w:u w:val="single"/>
        </w:rPr>
        <w:t>1)</w:t>
      </w:r>
    </w:p>
    <w:p w14:paraId="4E674434" w14:textId="6433AAA0" w:rsidR="000E0C8D" w:rsidRPr="00786E4E" w:rsidRDefault="00786E4E" w:rsidP="00786E4E">
      <w:pPr>
        <w:spacing w:after="0" w:line="240" w:lineRule="auto"/>
        <w:ind w:left="4320"/>
        <w:rPr>
          <w:rFonts w:ascii="Arial" w:hAnsi="Arial" w:cs="Arial"/>
          <w:sz w:val="24"/>
          <w:szCs w:val="24"/>
          <w:u w:val="single"/>
        </w:rPr>
      </w:pPr>
      <w:r>
        <w:rPr>
          <w:rFonts w:ascii="Arial" w:hAnsi="Arial" w:cs="Arial"/>
          <w:i/>
          <w:iCs/>
          <w:sz w:val="24"/>
          <w:szCs w:val="24"/>
        </w:rPr>
        <w:t xml:space="preserve">    </w:t>
      </w:r>
      <w:r w:rsidR="000E0C8D" w:rsidRPr="00786E4E">
        <w:rPr>
          <w:rFonts w:ascii="Arial" w:hAnsi="Arial" w:cs="Arial"/>
          <w:sz w:val="24"/>
          <w:szCs w:val="24"/>
        </w:rPr>
        <w:t>N</w:t>
      </w:r>
    </w:p>
    <w:p w14:paraId="5AD155B2" w14:textId="77777777" w:rsidR="00786E4E" w:rsidRDefault="00786E4E" w:rsidP="00786E4E">
      <w:pPr>
        <w:spacing w:after="0" w:line="240" w:lineRule="auto"/>
        <w:jc w:val="both"/>
        <w:rPr>
          <w:rFonts w:ascii="Arial" w:hAnsi="Arial" w:cs="Arial"/>
          <w:sz w:val="24"/>
          <w:szCs w:val="24"/>
        </w:rPr>
      </w:pPr>
    </w:p>
    <w:p w14:paraId="1C2F96F1" w14:textId="2DBD862E" w:rsidR="009607EF" w:rsidRDefault="000E0C8D" w:rsidP="00786E4E">
      <w:pPr>
        <w:spacing w:after="0" w:line="240" w:lineRule="auto"/>
        <w:jc w:val="both"/>
        <w:rPr>
          <w:rFonts w:ascii="Arial" w:hAnsi="Arial" w:cs="Arial"/>
          <w:sz w:val="24"/>
          <w:szCs w:val="24"/>
        </w:rPr>
      </w:pPr>
      <w:proofErr w:type="gramStart"/>
      <w:r w:rsidRPr="007A010E">
        <w:rPr>
          <w:rFonts w:ascii="Arial" w:hAnsi="Arial" w:cs="Arial"/>
          <w:sz w:val="24"/>
          <w:szCs w:val="24"/>
        </w:rPr>
        <w:t>Where</w:t>
      </w:r>
      <w:proofErr w:type="gramEnd"/>
      <w:r w:rsidR="009607EF">
        <w:rPr>
          <w:rFonts w:ascii="Arial" w:hAnsi="Arial" w:cs="Arial"/>
          <w:sz w:val="24"/>
          <w:szCs w:val="24"/>
        </w:rPr>
        <w:t>,</w:t>
      </w:r>
    </w:p>
    <w:p w14:paraId="1DB5B7EE" w14:textId="77777777" w:rsidR="00786E4E" w:rsidRDefault="00786E4E" w:rsidP="00786E4E">
      <w:pPr>
        <w:spacing w:after="0" w:line="240" w:lineRule="auto"/>
        <w:jc w:val="both"/>
        <w:rPr>
          <w:rFonts w:ascii="Arial" w:hAnsi="Arial" w:cs="Arial"/>
          <w:sz w:val="24"/>
          <w:szCs w:val="24"/>
        </w:rPr>
      </w:pPr>
    </w:p>
    <w:p w14:paraId="0D51C452" w14:textId="195A6B4B" w:rsidR="000E0C8D" w:rsidRPr="007A010E" w:rsidRDefault="009607EF" w:rsidP="009607EF">
      <w:pPr>
        <w:spacing w:after="0" w:line="480" w:lineRule="auto"/>
        <w:ind w:firstLine="720"/>
        <w:jc w:val="both"/>
        <w:rPr>
          <w:rFonts w:ascii="Arial" w:hAnsi="Arial" w:cs="Arial"/>
          <w:sz w:val="24"/>
          <w:szCs w:val="24"/>
        </w:rPr>
      </w:pPr>
      <w:r>
        <w:rPr>
          <w:rFonts w:ascii="Arial" w:hAnsi="Arial" w:cs="Arial"/>
          <w:sz w:val="24"/>
          <w:szCs w:val="24"/>
        </w:rPr>
        <w:t xml:space="preserve">WM = </w:t>
      </w:r>
      <w:r w:rsidR="000E0C8D" w:rsidRPr="007A010E">
        <w:rPr>
          <w:rFonts w:ascii="Arial" w:hAnsi="Arial" w:cs="Arial"/>
          <w:sz w:val="24"/>
          <w:szCs w:val="24"/>
        </w:rPr>
        <w:t>weighted mean</w:t>
      </w:r>
    </w:p>
    <w:p w14:paraId="17333B3D" w14:textId="327A1145" w:rsidR="000E0C8D" w:rsidRPr="000E0C8D" w:rsidRDefault="000E0C8D" w:rsidP="009607EF">
      <w:pPr>
        <w:spacing w:after="0" w:line="480" w:lineRule="auto"/>
        <w:jc w:val="both"/>
        <w:rPr>
          <w:rFonts w:ascii="Arial" w:hAnsi="Arial" w:cs="Arial"/>
          <w:sz w:val="24"/>
          <w:szCs w:val="24"/>
        </w:rPr>
      </w:pPr>
      <w:r w:rsidRPr="007A010E">
        <w:rPr>
          <w:rFonts w:ascii="Arial" w:hAnsi="Arial" w:cs="Arial"/>
          <w:sz w:val="24"/>
          <w:szCs w:val="24"/>
        </w:rPr>
        <w:tab/>
      </w:r>
      <w:r w:rsidRPr="000E0C8D">
        <w:rPr>
          <w:rFonts w:ascii="Arial" w:hAnsi="Arial" w:cs="Arial"/>
          <w:sz w:val="24"/>
          <w:szCs w:val="24"/>
        </w:rPr>
        <w:t>f =</w:t>
      </w:r>
      <w:r w:rsidR="007A010E">
        <w:rPr>
          <w:rFonts w:ascii="Arial" w:hAnsi="Arial" w:cs="Arial"/>
          <w:sz w:val="24"/>
          <w:szCs w:val="24"/>
        </w:rPr>
        <w:t xml:space="preserve"> </w:t>
      </w:r>
      <w:r w:rsidRPr="000E0C8D">
        <w:rPr>
          <w:rFonts w:ascii="Arial" w:hAnsi="Arial" w:cs="Arial"/>
          <w:sz w:val="24"/>
          <w:szCs w:val="24"/>
        </w:rPr>
        <w:t xml:space="preserve">frequency </w:t>
      </w:r>
    </w:p>
    <w:p w14:paraId="33192FB8" w14:textId="4A2B63AC" w:rsidR="007A010E" w:rsidRPr="00786E4E" w:rsidRDefault="000E0C8D" w:rsidP="009607EF">
      <w:pPr>
        <w:spacing w:after="0" w:line="480" w:lineRule="auto"/>
        <w:jc w:val="both"/>
        <w:rPr>
          <w:rFonts w:ascii="Arial" w:hAnsi="Arial" w:cs="Arial"/>
          <w:sz w:val="24"/>
          <w:szCs w:val="24"/>
        </w:rPr>
      </w:pPr>
      <w:r>
        <w:rPr>
          <w:rFonts w:ascii="Arial" w:hAnsi="Arial" w:cs="Arial"/>
          <w:sz w:val="24"/>
          <w:szCs w:val="24"/>
        </w:rPr>
        <w:tab/>
      </w:r>
      <w:r w:rsidRPr="00786E4E">
        <w:rPr>
          <w:rFonts w:ascii="Arial" w:hAnsi="Arial" w:cs="Arial"/>
          <w:sz w:val="24"/>
          <w:szCs w:val="24"/>
        </w:rPr>
        <w:t>N</w:t>
      </w:r>
      <w:r w:rsidR="007A010E" w:rsidRPr="00786E4E">
        <w:rPr>
          <w:rFonts w:ascii="Arial" w:hAnsi="Arial" w:cs="Arial"/>
          <w:sz w:val="24"/>
          <w:szCs w:val="24"/>
        </w:rPr>
        <w:t xml:space="preserve"> </w:t>
      </w:r>
      <w:r w:rsidRPr="00786E4E">
        <w:rPr>
          <w:rFonts w:ascii="Arial" w:hAnsi="Arial" w:cs="Arial"/>
          <w:sz w:val="24"/>
          <w:szCs w:val="24"/>
        </w:rPr>
        <w:t xml:space="preserve">= </w:t>
      </w:r>
      <w:r w:rsidR="00786E4E">
        <w:rPr>
          <w:rFonts w:ascii="Arial" w:hAnsi="Arial" w:cs="Arial"/>
          <w:sz w:val="24"/>
          <w:szCs w:val="24"/>
        </w:rPr>
        <w:t>population</w:t>
      </w:r>
    </w:p>
    <w:p w14:paraId="16065F79" w14:textId="77777777" w:rsidR="00786E4E" w:rsidRDefault="00786E4E" w:rsidP="000E0C8D">
      <w:pPr>
        <w:spacing w:line="480" w:lineRule="auto"/>
        <w:jc w:val="both"/>
        <w:rPr>
          <w:rFonts w:ascii="Arial" w:hAnsi="Arial" w:cs="Arial"/>
          <w:sz w:val="24"/>
          <w:szCs w:val="24"/>
        </w:rPr>
      </w:pPr>
    </w:p>
    <w:p w14:paraId="4A67AABA" w14:textId="0D8961F4" w:rsidR="00786E4E" w:rsidRPr="00920A65" w:rsidRDefault="00786E4E" w:rsidP="00786E4E">
      <w:pPr>
        <w:spacing w:after="0" w:line="240" w:lineRule="auto"/>
        <w:jc w:val="center"/>
        <w:rPr>
          <w:rFonts w:ascii="Arial" w:hAnsi="Arial" w:cs="Arial"/>
          <w:b/>
          <w:bCs/>
          <w:sz w:val="24"/>
          <w:szCs w:val="24"/>
        </w:rPr>
      </w:pPr>
      <w:r w:rsidRPr="00920A65">
        <w:rPr>
          <w:rFonts w:ascii="Arial" w:hAnsi="Arial" w:cs="Arial"/>
          <w:b/>
          <w:bCs/>
          <w:sz w:val="24"/>
          <w:szCs w:val="24"/>
        </w:rPr>
        <w:t>CHAPTER IV</w:t>
      </w:r>
    </w:p>
    <w:p w14:paraId="060D7844" w14:textId="77777777" w:rsidR="00786E4E" w:rsidRPr="00920A65" w:rsidRDefault="00786E4E" w:rsidP="00786E4E">
      <w:pPr>
        <w:spacing w:after="0" w:line="240" w:lineRule="auto"/>
        <w:rPr>
          <w:rFonts w:ascii="Arial" w:hAnsi="Arial" w:cs="Arial"/>
          <w:b/>
          <w:bCs/>
          <w:sz w:val="24"/>
          <w:szCs w:val="24"/>
        </w:rPr>
      </w:pPr>
    </w:p>
    <w:p w14:paraId="4DCB823F" w14:textId="7BFF9F57" w:rsidR="00786E4E" w:rsidRPr="00920A65" w:rsidRDefault="00786E4E" w:rsidP="00786E4E">
      <w:pPr>
        <w:spacing w:after="0" w:line="240" w:lineRule="auto"/>
        <w:ind w:firstLine="720"/>
        <w:jc w:val="center"/>
        <w:rPr>
          <w:rFonts w:ascii="Arial" w:hAnsi="Arial" w:cs="Arial"/>
          <w:b/>
          <w:bCs/>
          <w:sz w:val="24"/>
          <w:szCs w:val="24"/>
        </w:rPr>
      </w:pPr>
      <w:r w:rsidRPr="00920A65">
        <w:rPr>
          <w:rFonts w:ascii="Arial" w:hAnsi="Arial" w:cs="Arial"/>
          <w:b/>
          <w:bCs/>
          <w:sz w:val="24"/>
          <w:szCs w:val="24"/>
        </w:rPr>
        <w:t>R</w:t>
      </w:r>
      <w:r>
        <w:rPr>
          <w:rFonts w:ascii="Arial" w:hAnsi="Arial" w:cs="Arial"/>
          <w:b/>
          <w:bCs/>
          <w:sz w:val="24"/>
          <w:szCs w:val="24"/>
        </w:rPr>
        <w:t>ESULTS</w:t>
      </w:r>
      <w:r w:rsidRPr="00920A65">
        <w:rPr>
          <w:rFonts w:ascii="Arial" w:hAnsi="Arial" w:cs="Arial"/>
          <w:b/>
          <w:bCs/>
          <w:sz w:val="24"/>
          <w:szCs w:val="24"/>
        </w:rPr>
        <w:t>, C</w:t>
      </w:r>
      <w:r>
        <w:rPr>
          <w:rFonts w:ascii="Arial" w:hAnsi="Arial" w:cs="Arial"/>
          <w:b/>
          <w:bCs/>
          <w:sz w:val="24"/>
          <w:szCs w:val="24"/>
        </w:rPr>
        <w:t>ONCLUSIONS</w:t>
      </w:r>
      <w:r w:rsidRPr="00920A65">
        <w:rPr>
          <w:rFonts w:ascii="Arial" w:hAnsi="Arial" w:cs="Arial"/>
          <w:b/>
          <w:bCs/>
          <w:sz w:val="24"/>
          <w:szCs w:val="24"/>
        </w:rPr>
        <w:t>, &amp; R</w:t>
      </w:r>
      <w:r>
        <w:rPr>
          <w:rFonts w:ascii="Arial" w:hAnsi="Arial" w:cs="Arial"/>
          <w:b/>
          <w:bCs/>
          <w:sz w:val="24"/>
          <w:szCs w:val="24"/>
        </w:rPr>
        <w:t>ECOMMENDATIONS</w:t>
      </w:r>
    </w:p>
    <w:p w14:paraId="135097E9" w14:textId="77777777" w:rsidR="00786E4E" w:rsidRPr="00920A65" w:rsidRDefault="00786E4E" w:rsidP="00786E4E">
      <w:pPr>
        <w:spacing w:after="0" w:line="240" w:lineRule="auto"/>
        <w:rPr>
          <w:rFonts w:ascii="Arial" w:hAnsi="Arial" w:cs="Arial"/>
          <w:b/>
          <w:bCs/>
          <w:sz w:val="24"/>
          <w:szCs w:val="24"/>
        </w:rPr>
      </w:pPr>
    </w:p>
    <w:p w14:paraId="15E08423" w14:textId="77777777" w:rsidR="00786E4E" w:rsidRPr="00920A65" w:rsidRDefault="00786E4E" w:rsidP="00786E4E">
      <w:pPr>
        <w:spacing w:after="0" w:line="240" w:lineRule="auto"/>
        <w:ind w:firstLine="720"/>
        <w:jc w:val="center"/>
        <w:rPr>
          <w:rFonts w:ascii="Arial" w:hAnsi="Arial" w:cs="Arial"/>
          <w:b/>
          <w:bCs/>
          <w:sz w:val="24"/>
          <w:szCs w:val="24"/>
        </w:rPr>
      </w:pPr>
    </w:p>
    <w:p w14:paraId="6139F8EC" w14:textId="77777777" w:rsidR="00786E4E" w:rsidRDefault="00786E4E" w:rsidP="00786E4E">
      <w:pPr>
        <w:spacing w:after="0" w:line="240" w:lineRule="auto"/>
        <w:rPr>
          <w:rFonts w:ascii="Arial" w:hAnsi="Arial" w:cs="Arial"/>
          <w:b/>
          <w:bCs/>
          <w:sz w:val="24"/>
          <w:szCs w:val="24"/>
        </w:rPr>
      </w:pPr>
      <w:r>
        <w:rPr>
          <w:rFonts w:ascii="Arial" w:hAnsi="Arial" w:cs="Arial"/>
          <w:b/>
          <w:bCs/>
          <w:sz w:val="24"/>
          <w:szCs w:val="24"/>
        </w:rPr>
        <w:t xml:space="preserve">a. </w:t>
      </w:r>
      <w:r w:rsidRPr="00DE3183">
        <w:rPr>
          <w:rFonts w:ascii="Arial" w:hAnsi="Arial" w:cs="Arial"/>
          <w:b/>
          <w:bCs/>
          <w:sz w:val="24"/>
          <w:szCs w:val="24"/>
        </w:rPr>
        <w:t>Results and Discussion</w:t>
      </w:r>
    </w:p>
    <w:p w14:paraId="080F5725" w14:textId="77777777" w:rsidR="00786E4E" w:rsidRPr="00DE3183" w:rsidRDefault="00786E4E" w:rsidP="00786E4E">
      <w:pPr>
        <w:spacing w:after="0" w:line="240" w:lineRule="auto"/>
        <w:rPr>
          <w:rFonts w:ascii="Arial" w:hAnsi="Arial" w:cs="Arial"/>
          <w:b/>
          <w:bCs/>
          <w:sz w:val="24"/>
          <w:szCs w:val="24"/>
        </w:rPr>
      </w:pPr>
    </w:p>
    <w:p w14:paraId="4F8EDF03" w14:textId="4AFEC5B5" w:rsidR="00786E4E" w:rsidRDefault="00786E4E" w:rsidP="00B77272">
      <w:pPr>
        <w:spacing w:line="480" w:lineRule="auto"/>
        <w:ind w:firstLine="720"/>
        <w:rPr>
          <w:rFonts w:ascii="Arial" w:hAnsi="Arial" w:cs="Arial"/>
          <w:sz w:val="24"/>
          <w:szCs w:val="24"/>
        </w:rPr>
      </w:pPr>
      <w:r w:rsidRPr="001F7FC6">
        <w:rPr>
          <w:rFonts w:ascii="Arial" w:hAnsi="Arial" w:cs="Arial"/>
          <w:sz w:val="24"/>
          <w:szCs w:val="24"/>
        </w:rPr>
        <w:t>The evaluation results provide an insightful analysis of the system's performance, focusing on key areas such as</w:t>
      </w:r>
      <w:r>
        <w:rPr>
          <w:rFonts w:ascii="Arial" w:hAnsi="Arial" w:cs="Arial"/>
          <w:sz w:val="24"/>
          <w:szCs w:val="24"/>
        </w:rPr>
        <w:t xml:space="preserve"> </w:t>
      </w:r>
      <w:r w:rsidRPr="001F7FC6">
        <w:rPr>
          <w:rFonts w:ascii="Arial" w:hAnsi="Arial" w:cs="Arial"/>
          <w:sz w:val="24"/>
          <w:szCs w:val="24"/>
        </w:rPr>
        <w:t>effectiveness</w:t>
      </w:r>
      <w:r>
        <w:rPr>
          <w:rFonts w:ascii="Arial" w:hAnsi="Arial" w:cs="Arial"/>
          <w:sz w:val="24"/>
          <w:szCs w:val="24"/>
        </w:rPr>
        <w:t>,</w:t>
      </w:r>
      <w:r w:rsidRPr="001F7FC6">
        <w:rPr>
          <w:rFonts w:ascii="Arial" w:hAnsi="Arial" w:cs="Arial"/>
          <w:sz w:val="24"/>
          <w:szCs w:val="24"/>
        </w:rPr>
        <w:t xml:space="preserve"> </w:t>
      </w:r>
      <w:r w:rsidR="008917DE">
        <w:rPr>
          <w:rFonts w:ascii="Arial" w:hAnsi="Arial" w:cs="Arial"/>
          <w:sz w:val="24"/>
          <w:szCs w:val="24"/>
        </w:rPr>
        <w:t>efficiency</w:t>
      </w:r>
      <w:r w:rsidRPr="001F7FC6">
        <w:rPr>
          <w:rFonts w:ascii="Arial" w:hAnsi="Arial" w:cs="Arial"/>
          <w:sz w:val="24"/>
          <w:szCs w:val="24"/>
        </w:rPr>
        <w:t xml:space="preserve">, and </w:t>
      </w:r>
      <w:r>
        <w:rPr>
          <w:rFonts w:ascii="Arial" w:hAnsi="Arial" w:cs="Arial"/>
          <w:sz w:val="24"/>
          <w:szCs w:val="24"/>
        </w:rPr>
        <w:t>usability</w:t>
      </w:r>
      <w:r w:rsidR="008917DE">
        <w:rPr>
          <w:rFonts w:ascii="Arial" w:hAnsi="Arial" w:cs="Arial"/>
          <w:sz w:val="24"/>
          <w:szCs w:val="24"/>
        </w:rPr>
        <w:t xml:space="preserve"> of the Alumni Tracking System with Career Services bridging the Gap between Alumni and Employment </w:t>
      </w:r>
      <w:r w:rsidRPr="001F7FC6">
        <w:rPr>
          <w:rFonts w:ascii="Arial" w:hAnsi="Arial" w:cs="Arial"/>
          <w:sz w:val="24"/>
          <w:szCs w:val="24"/>
        </w:rPr>
        <w:t>These aspects were assessed</w:t>
      </w:r>
      <w:r w:rsidR="008917DE">
        <w:rPr>
          <w:rFonts w:ascii="Arial" w:hAnsi="Arial" w:cs="Arial"/>
          <w:sz w:val="24"/>
          <w:szCs w:val="24"/>
        </w:rPr>
        <w:t xml:space="preserve"> and evaluated by end-users and IT (Information Technology) Experts. </w:t>
      </w:r>
      <w:r w:rsidRPr="001F7FC6">
        <w:rPr>
          <w:rFonts w:ascii="Arial" w:hAnsi="Arial" w:cs="Arial"/>
          <w:sz w:val="24"/>
          <w:szCs w:val="24"/>
        </w:rPr>
        <w:t xml:space="preserve">The findings reveal how well the system met its intended goals, how effectively it supports users in completing tasks, and the overall satisfaction of users with their interactions. By evaluating the system from multiple perspectives, the results offer valuable information on its strengths and areas for improvement, ensuring that the system evolves to better meet the needs of its users. The following sections discuss the </w:t>
      </w:r>
      <w:r w:rsidRPr="001F7FC6">
        <w:rPr>
          <w:rFonts w:ascii="Arial" w:hAnsi="Arial" w:cs="Arial"/>
          <w:sz w:val="24"/>
          <w:szCs w:val="24"/>
        </w:rPr>
        <w:lastRenderedPageBreak/>
        <w:t>detailed evaluation results and their implications for future system enhancements.</w:t>
      </w:r>
    </w:p>
    <w:p w14:paraId="03565DC9" w14:textId="77777777" w:rsidR="00786E4E" w:rsidRDefault="00786E4E" w:rsidP="00786E4E">
      <w:pPr>
        <w:spacing w:after="0" w:line="240" w:lineRule="auto"/>
        <w:ind w:firstLine="720"/>
        <w:jc w:val="both"/>
        <w:rPr>
          <w:rFonts w:ascii="Arial" w:hAnsi="Arial" w:cs="Arial"/>
          <w:sz w:val="24"/>
          <w:szCs w:val="24"/>
        </w:rPr>
      </w:pPr>
    </w:p>
    <w:p w14:paraId="7971A4E8" w14:textId="370E5540" w:rsidR="00EE7434" w:rsidRPr="000E0C8D" w:rsidRDefault="007A010E" w:rsidP="007A010E">
      <w:pPr>
        <w:spacing w:line="480" w:lineRule="auto"/>
        <w:rPr>
          <w:rFonts w:ascii="Arial" w:hAnsi="Arial" w:cs="Arial"/>
          <w:sz w:val="24"/>
          <w:szCs w:val="24"/>
        </w:rPr>
      </w:pPr>
      <w:r>
        <w:rPr>
          <w:rFonts w:ascii="Arial" w:hAnsi="Arial" w:cs="Arial"/>
          <w:sz w:val="24"/>
          <w:szCs w:val="24"/>
        </w:rPr>
        <w:t>The effectiveness, Efficiency and Usability of the Alumni Tracking</w:t>
      </w:r>
      <w:r w:rsidR="0069080C">
        <w:rPr>
          <w:rFonts w:ascii="Arial" w:hAnsi="Arial" w:cs="Arial"/>
          <w:sz w:val="24"/>
          <w:szCs w:val="24"/>
        </w:rPr>
        <w:t xml:space="preserve"> System</w:t>
      </w:r>
      <w:r>
        <w:rPr>
          <w:rFonts w:ascii="Arial" w:hAnsi="Arial" w:cs="Arial"/>
          <w:sz w:val="24"/>
          <w:szCs w:val="24"/>
        </w:rPr>
        <w:t xml:space="preserve"> with Career Services bridging the Gap between Alumni and Employment in Central Philippines State University San Carlos Campus assessed and evaluated by end-users and IT (Information Technology) Experts</w:t>
      </w:r>
    </w:p>
    <w:p w14:paraId="716E04AD" w14:textId="5334D885" w:rsidR="00EE7434" w:rsidRDefault="00EE7434" w:rsidP="00EE7434">
      <w:pPr>
        <w:spacing w:after="0" w:line="480" w:lineRule="auto"/>
        <w:rPr>
          <w:rFonts w:ascii="Arial" w:hAnsi="Arial" w:cs="Arial"/>
          <w:sz w:val="24"/>
          <w:szCs w:val="24"/>
        </w:rPr>
      </w:pPr>
      <w:r>
        <w:rPr>
          <w:rFonts w:ascii="Arial" w:hAnsi="Arial" w:cs="Arial"/>
          <w:sz w:val="24"/>
          <w:szCs w:val="24"/>
        </w:rPr>
        <w:t xml:space="preserve">Table </w:t>
      </w:r>
      <w:r w:rsidR="008917DE">
        <w:rPr>
          <w:rFonts w:ascii="Arial" w:hAnsi="Arial" w:cs="Arial"/>
          <w:sz w:val="24"/>
          <w:szCs w:val="24"/>
        </w:rPr>
        <w:t>3.</w:t>
      </w:r>
      <w:r>
        <w:rPr>
          <w:rFonts w:ascii="Arial" w:hAnsi="Arial" w:cs="Arial"/>
          <w:sz w:val="24"/>
          <w:szCs w:val="24"/>
        </w:rPr>
        <w:t xml:space="preserve"> Response of the End-Users and IT Experts on PIECES Software Evaluation in terms of Performance throughout and response time.</w:t>
      </w:r>
    </w:p>
    <w:tbl>
      <w:tblPr>
        <w:tblStyle w:val="TableGrid"/>
        <w:tblW w:w="8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2812"/>
        <w:gridCol w:w="3070"/>
      </w:tblGrid>
      <w:tr w:rsidR="009479FF" w14:paraId="3BAF5AD6" w14:textId="409092EC" w:rsidTr="00A34766">
        <w:trPr>
          <w:trHeight w:val="369"/>
        </w:trPr>
        <w:tc>
          <w:tcPr>
            <w:tcW w:w="3092" w:type="dxa"/>
            <w:tcBorders>
              <w:top w:val="thinThickSmallGap" w:sz="24" w:space="0" w:color="auto"/>
              <w:bottom w:val="single" w:sz="4" w:space="0" w:color="auto"/>
            </w:tcBorders>
          </w:tcPr>
          <w:p w14:paraId="69BEDB54" w14:textId="293DC4E5"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Indicators</w:t>
            </w:r>
          </w:p>
        </w:tc>
        <w:tc>
          <w:tcPr>
            <w:tcW w:w="2812" w:type="dxa"/>
            <w:tcBorders>
              <w:top w:val="thinThickSmallGap" w:sz="24" w:space="0" w:color="auto"/>
              <w:bottom w:val="single" w:sz="4" w:space="0" w:color="auto"/>
            </w:tcBorders>
          </w:tcPr>
          <w:p w14:paraId="59F114EF" w14:textId="7BCE57E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Weighted Mean</w:t>
            </w:r>
          </w:p>
        </w:tc>
        <w:tc>
          <w:tcPr>
            <w:tcW w:w="3070" w:type="dxa"/>
            <w:tcBorders>
              <w:top w:val="thinThickSmallGap" w:sz="24" w:space="0" w:color="auto"/>
              <w:bottom w:val="single" w:sz="4" w:space="0" w:color="auto"/>
            </w:tcBorders>
          </w:tcPr>
          <w:p w14:paraId="05612F38" w14:textId="6C67C05C" w:rsidR="009479FF" w:rsidRPr="009479FF" w:rsidRDefault="009479FF" w:rsidP="00A34766">
            <w:pPr>
              <w:spacing w:line="240" w:lineRule="auto"/>
              <w:jc w:val="center"/>
              <w:rPr>
                <w:rFonts w:ascii="Arial" w:hAnsi="Arial" w:cs="Arial"/>
                <w:b/>
                <w:bCs/>
                <w:sz w:val="24"/>
                <w:szCs w:val="24"/>
              </w:rPr>
            </w:pPr>
            <w:r w:rsidRPr="009479FF">
              <w:rPr>
                <w:rFonts w:ascii="Arial" w:hAnsi="Arial" w:cs="Arial"/>
                <w:b/>
                <w:bCs/>
                <w:sz w:val="24"/>
                <w:szCs w:val="24"/>
              </w:rPr>
              <w:t>Interpretation</w:t>
            </w:r>
          </w:p>
        </w:tc>
      </w:tr>
      <w:tr w:rsidR="009479FF" w14:paraId="6975149D" w14:textId="7C5D35C1" w:rsidTr="00A34766">
        <w:trPr>
          <w:trHeight w:val="1403"/>
        </w:trPr>
        <w:tc>
          <w:tcPr>
            <w:tcW w:w="3092" w:type="dxa"/>
            <w:tcBorders>
              <w:top w:val="single" w:sz="4" w:space="0" w:color="auto"/>
            </w:tcBorders>
          </w:tcPr>
          <w:p w14:paraId="513C8AC6" w14:textId="7ADA4469" w:rsidR="009479FF" w:rsidRPr="009479FF" w:rsidRDefault="009479FF" w:rsidP="009479FF">
            <w:pPr>
              <w:pStyle w:val="ListParagraph"/>
              <w:numPr>
                <w:ilvl w:val="0"/>
                <w:numId w:val="28"/>
              </w:numPr>
              <w:spacing w:line="240" w:lineRule="auto"/>
              <w:rPr>
                <w:rFonts w:ascii="Arial" w:hAnsi="Arial" w:cs="Arial"/>
                <w:sz w:val="24"/>
                <w:szCs w:val="24"/>
              </w:rPr>
            </w:pPr>
            <w:r>
              <w:rPr>
                <w:rFonts w:ascii="Arial" w:hAnsi="Arial" w:cs="Arial"/>
                <w:sz w:val="24"/>
                <w:szCs w:val="24"/>
              </w:rPr>
              <w:t>Small amount of work is performed over a period of time.</w:t>
            </w:r>
          </w:p>
        </w:tc>
        <w:tc>
          <w:tcPr>
            <w:tcW w:w="2812" w:type="dxa"/>
            <w:tcBorders>
              <w:top w:val="single" w:sz="4" w:space="0" w:color="auto"/>
            </w:tcBorders>
          </w:tcPr>
          <w:p w14:paraId="1AA4AF44" w14:textId="77777777" w:rsidR="009479FF" w:rsidRDefault="009479FF" w:rsidP="001438A6">
            <w:pPr>
              <w:spacing w:line="240" w:lineRule="auto"/>
              <w:rPr>
                <w:rFonts w:ascii="Arial" w:hAnsi="Arial" w:cs="Arial"/>
                <w:sz w:val="24"/>
                <w:szCs w:val="24"/>
              </w:rPr>
            </w:pPr>
          </w:p>
        </w:tc>
        <w:tc>
          <w:tcPr>
            <w:tcW w:w="3070" w:type="dxa"/>
            <w:tcBorders>
              <w:top w:val="single" w:sz="4" w:space="0" w:color="auto"/>
              <w:left w:val="nil"/>
            </w:tcBorders>
          </w:tcPr>
          <w:p w14:paraId="1EE43915" w14:textId="77777777" w:rsidR="009479FF" w:rsidRDefault="009479FF" w:rsidP="001438A6">
            <w:pPr>
              <w:spacing w:line="240" w:lineRule="auto"/>
              <w:rPr>
                <w:rFonts w:ascii="Arial" w:hAnsi="Arial" w:cs="Arial"/>
                <w:sz w:val="24"/>
                <w:szCs w:val="24"/>
              </w:rPr>
            </w:pPr>
          </w:p>
        </w:tc>
      </w:tr>
      <w:tr w:rsidR="009479FF" w14:paraId="47AB89EE" w14:textId="346E99CB" w:rsidTr="00A34766">
        <w:trPr>
          <w:trHeight w:val="457"/>
        </w:trPr>
        <w:tc>
          <w:tcPr>
            <w:tcW w:w="3092" w:type="dxa"/>
          </w:tcPr>
          <w:p w14:paraId="4BA4BEB9" w14:textId="03CA951B" w:rsidR="009479FF" w:rsidRPr="009479FF" w:rsidRDefault="00EE7434" w:rsidP="009479FF">
            <w:pPr>
              <w:pStyle w:val="ListParagraph"/>
              <w:numPr>
                <w:ilvl w:val="0"/>
                <w:numId w:val="28"/>
              </w:numPr>
              <w:spacing w:line="240" w:lineRule="auto"/>
              <w:rPr>
                <w:rFonts w:ascii="Arial" w:hAnsi="Arial" w:cs="Arial"/>
                <w:sz w:val="24"/>
                <w:szCs w:val="24"/>
              </w:rPr>
            </w:pPr>
            <w:r>
              <w:rPr>
                <w:rFonts w:ascii="Arial" w:hAnsi="Arial" w:cs="Arial"/>
                <w:sz w:val="24"/>
                <w:szCs w:val="24"/>
              </w:rPr>
              <w:t xml:space="preserve">There is a delay time between </w:t>
            </w:r>
            <w:r w:rsidR="009479FF" w:rsidRPr="009479FF">
              <w:rPr>
                <w:rFonts w:ascii="Arial" w:hAnsi="Arial" w:cs="Arial"/>
                <w:sz w:val="24"/>
                <w:szCs w:val="24"/>
              </w:rPr>
              <w:t>transaction</w:t>
            </w:r>
            <w:r>
              <w:rPr>
                <w:rFonts w:ascii="Arial" w:hAnsi="Arial" w:cs="Arial"/>
                <w:sz w:val="24"/>
                <w:szCs w:val="24"/>
              </w:rPr>
              <w:t xml:space="preserve"> and a response to the transaction request.</w:t>
            </w:r>
          </w:p>
        </w:tc>
        <w:tc>
          <w:tcPr>
            <w:tcW w:w="2812" w:type="dxa"/>
          </w:tcPr>
          <w:p w14:paraId="0A35AA6F" w14:textId="77777777" w:rsidR="009479FF" w:rsidRDefault="009479FF" w:rsidP="001438A6">
            <w:pPr>
              <w:spacing w:line="240" w:lineRule="auto"/>
              <w:rPr>
                <w:rFonts w:ascii="Arial" w:hAnsi="Arial" w:cs="Arial"/>
                <w:sz w:val="24"/>
                <w:szCs w:val="24"/>
              </w:rPr>
            </w:pPr>
          </w:p>
        </w:tc>
        <w:tc>
          <w:tcPr>
            <w:tcW w:w="3070" w:type="dxa"/>
          </w:tcPr>
          <w:p w14:paraId="120EDF4F" w14:textId="77777777" w:rsidR="009479FF" w:rsidRDefault="009479FF" w:rsidP="001438A6">
            <w:pPr>
              <w:spacing w:line="240" w:lineRule="auto"/>
              <w:rPr>
                <w:rFonts w:ascii="Arial" w:hAnsi="Arial" w:cs="Arial"/>
                <w:sz w:val="24"/>
                <w:szCs w:val="24"/>
              </w:rPr>
            </w:pPr>
          </w:p>
        </w:tc>
      </w:tr>
      <w:tr w:rsidR="009479FF" w14:paraId="668E1E2E" w14:textId="4CA66D4E" w:rsidTr="00A34766">
        <w:trPr>
          <w:trHeight w:val="395"/>
        </w:trPr>
        <w:tc>
          <w:tcPr>
            <w:tcW w:w="3092" w:type="dxa"/>
            <w:tcBorders>
              <w:top w:val="single" w:sz="4" w:space="0" w:color="auto"/>
              <w:bottom w:val="thickThinSmallGap" w:sz="24" w:space="0" w:color="auto"/>
            </w:tcBorders>
          </w:tcPr>
          <w:p w14:paraId="32C5258D" w14:textId="0E3FB008" w:rsidR="009479FF" w:rsidRPr="00EE7434" w:rsidRDefault="00EE7434" w:rsidP="00EE7434">
            <w:pPr>
              <w:spacing w:line="240" w:lineRule="auto"/>
              <w:jc w:val="center"/>
              <w:rPr>
                <w:rFonts w:ascii="Arial" w:hAnsi="Arial" w:cs="Arial"/>
                <w:b/>
                <w:bCs/>
                <w:sz w:val="24"/>
                <w:szCs w:val="24"/>
              </w:rPr>
            </w:pPr>
            <w:r>
              <w:rPr>
                <w:rFonts w:ascii="Arial" w:hAnsi="Arial" w:cs="Arial"/>
                <w:b/>
                <w:bCs/>
                <w:sz w:val="24"/>
                <w:szCs w:val="24"/>
              </w:rPr>
              <w:t>Overall Weighted Mean</w:t>
            </w:r>
          </w:p>
        </w:tc>
        <w:tc>
          <w:tcPr>
            <w:tcW w:w="2812" w:type="dxa"/>
            <w:tcBorders>
              <w:top w:val="single" w:sz="4" w:space="0" w:color="auto"/>
              <w:bottom w:val="thickThinSmallGap" w:sz="24" w:space="0" w:color="auto"/>
            </w:tcBorders>
          </w:tcPr>
          <w:p w14:paraId="503E6611" w14:textId="77777777" w:rsidR="009479FF" w:rsidRDefault="009479FF" w:rsidP="001438A6">
            <w:pPr>
              <w:spacing w:line="240" w:lineRule="auto"/>
              <w:rPr>
                <w:rFonts w:ascii="Arial" w:hAnsi="Arial" w:cs="Arial"/>
                <w:sz w:val="24"/>
                <w:szCs w:val="24"/>
              </w:rPr>
            </w:pPr>
          </w:p>
        </w:tc>
        <w:tc>
          <w:tcPr>
            <w:tcW w:w="3070" w:type="dxa"/>
            <w:tcBorders>
              <w:top w:val="single" w:sz="4" w:space="0" w:color="auto"/>
              <w:bottom w:val="thickThinSmallGap" w:sz="24" w:space="0" w:color="auto"/>
            </w:tcBorders>
          </w:tcPr>
          <w:p w14:paraId="27BC1D68" w14:textId="77777777" w:rsidR="009479FF" w:rsidRDefault="009479FF" w:rsidP="001438A6">
            <w:pPr>
              <w:spacing w:line="240" w:lineRule="auto"/>
              <w:rPr>
                <w:rFonts w:ascii="Arial" w:hAnsi="Arial" w:cs="Arial"/>
                <w:sz w:val="24"/>
                <w:szCs w:val="24"/>
              </w:rPr>
            </w:pPr>
          </w:p>
        </w:tc>
      </w:tr>
    </w:tbl>
    <w:p w14:paraId="5DA10351" w14:textId="77777777" w:rsidR="001438A6" w:rsidRPr="000E0C8D" w:rsidRDefault="001438A6" w:rsidP="001438A6">
      <w:pPr>
        <w:spacing w:line="240" w:lineRule="auto"/>
        <w:rPr>
          <w:rFonts w:ascii="Arial" w:hAnsi="Arial" w:cs="Arial"/>
          <w:sz w:val="24"/>
          <w:szCs w:val="24"/>
        </w:rPr>
      </w:pPr>
    </w:p>
    <w:p w14:paraId="04DAB642" w14:textId="77777777" w:rsidR="00E5299C" w:rsidRPr="000E0C8D" w:rsidRDefault="00E5299C" w:rsidP="00154C9C">
      <w:pPr>
        <w:rPr>
          <w:rFonts w:ascii="Arial" w:hAnsi="Arial" w:cs="Arial"/>
          <w:sz w:val="24"/>
          <w:szCs w:val="24"/>
        </w:rPr>
      </w:pPr>
    </w:p>
    <w:p w14:paraId="614F383B" w14:textId="77777777" w:rsidR="00E5299C" w:rsidRPr="000E0C8D" w:rsidRDefault="00E5299C" w:rsidP="00154C9C">
      <w:pPr>
        <w:rPr>
          <w:rFonts w:ascii="Arial" w:hAnsi="Arial" w:cs="Arial"/>
          <w:sz w:val="24"/>
          <w:szCs w:val="24"/>
        </w:rPr>
      </w:pPr>
    </w:p>
    <w:p w14:paraId="5736A3AD" w14:textId="77777777" w:rsidR="00E5299C" w:rsidRDefault="00E5299C" w:rsidP="00154C9C">
      <w:pPr>
        <w:rPr>
          <w:rFonts w:ascii="Arial" w:hAnsi="Arial" w:cs="Arial"/>
          <w:sz w:val="24"/>
          <w:szCs w:val="24"/>
        </w:rPr>
      </w:pPr>
    </w:p>
    <w:p w14:paraId="003586FF" w14:textId="77777777" w:rsidR="00285BC8" w:rsidRDefault="00285BC8" w:rsidP="00154C9C">
      <w:pPr>
        <w:rPr>
          <w:rFonts w:ascii="Arial" w:hAnsi="Arial" w:cs="Arial"/>
          <w:sz w:val="24"/>
          <w:szCs w:val="24"/>
        </w:rPr>
      </w:pPr>
    </w:p>
    <w:p w14:paraId="506E422D" w14:textId="77777777" w:rsidR="00533CCC" w:rsidRDefault="00533CCC" w:rsidP="00154C9C">
      <w:pPr>
        <w:rPr>
          <w:rFonts w:ascii="Arial" w:hAnsi="Arial" w:cs="Arial"/>
          <w:sz w:val="24"/>
          <w:szCs w:val="24"/>
        </w:rPr>
      </w:pPr>
    </w:p>
    <w:p w14:paraId="5225A146" w14:textId="77777777" w:rsidR="008917DE" w:rsidRDefault="008917DE" w:rsidP="00154C9C">
      <w:pPr>
        <w:rPr>
          <w:rFonts w:ascii="Arial" w:hAnsi="Arial" w:cs="Arial"/>
          <w:sz w:val="24"/>
          <w:szCs w:val="24"/>
        </w:rPr>
      </w:pPr>
    </w:p>
    <w:p w14:paraId="50DB619E" w14:textId="77777777" w:rsidR="008917DE" w:rsidRDefault="008917DE" w:rsidP="00154C9C">
      <w:pPr>
        <w:rPr>
          <w:rFonts w:ascii="Arial" w:hAnsi="Arial" w:cs="Arial"/>
          <w:sz w:val="24"/>
          <w:szCs w:val="24"/>
        </w:rPr>
      </w:pPr>
    </w:p>
    <w:p w14:paraId="33D13A63" w14:textId="77777777" w:rsidR="008917DE" w:rsidRDefault="008917DE" w:rsidP="00154C9C">
      <w:pPr>
        <w:rPr>
          <w:rFonts w:ascii="Arial" w:hAnsi="Arial" w:cs="Arial"/>
          <w:sz w:val="24"/>
          <w:szCs w:val="24"/>
        </w:rPr>
      </w:pPr>
    </w:p>
    <w:p w14:paraId="7BCB9ED6" w14:textId="77777777" w:rsidR="008917DE" w:rsidRDefault="008917DE" w:rsidP="00154C9C">
      <w:pPr>
        <w:rPr>
          <w:rFonts w:ascii="Arial" w:hAnsi="Arial" w:cs="Arial"/>
          <w:sz w:val="24"/>
          <w:szCs w:val="24"/>
        </w:rPr>
      </w:pPr>
    </w:p>
    <w:p w14:paraId="100EF988" w14:textId="77777777" w:rsidR="008917DE" w:rsidRDefault="008917DE" w:rsidP="00154C9C">
      <w:pPr>
        <w:rPr>
          <w:rFonts w:ascii="Arial" w:hAnsi="Arial" w:cs="Arial"/>
          <w:sz w:val="24"/>
          <w:szCs w:val="24"/>
        </w:rPr>
      </w:pPr>
    </w:p>
    <w:p w14:paraId="506B0D24" w14:textId="77777777" w:rsidR="008917DE" w:rsidRPr="000E0C8D" w:rsidRDefault="008917DE" w:rsidP="00154C9C">
      <w:pPr>
        <w:rPr>
          <w:rFonts w:ascii="Arial" w:hAnsi="Arial" w:cs="Arial"/>
          <w:sz w:val="24"/>
          <w:szCs w:val="24"/>
        </w:rPr>
      </w:pPr>
    </w:p>
    <w:p w14:paraId="67EF06DF" w14:textId="629C03E2" w:rsidR="00A34766" w:rsidRDefault="00EE7434" w:rsidP="00285BC8">
      <w:pPr>
        <w:spacing w:line="240" w:lineRule="auto"/>
        <w:jc w:val="both"/>
        <w:rPr>
          <w:rFonts w:ascii="Arial" w:hAnsi="Arial" w:cs="Arial"/>
          <w:sz w:val="24"/>
          <w:szCs w:val="24"/>
        </w:rPr>
      </w:pPr>
      <w:r>
        <w:rPr>
          <w:rFonts w:ascii="Arial" w:hAnsi="Arial" w:cs="Arial"/>
          <w:sz w:val="24"/>
          <w:szCs w:val="24"/>
        </w:rPr>
        <w:t>Table</w:t>
      </w:r>
      <w:r w:rsidR="008917DE">
        <w:rPr>
          <w:rFonts w:ascii="Arial" w:hAnsi="Arial" w:cs="Arial"/>
          <w:sz w:val="24"/>
          <w:szCs w:val="24"/>
        </w:rPr>
        <w:t xml:space="preserve"> 5.</w:t>
      </w:r>
      <w:r>
        <w:rPr>
          <w:rFonts w:ascii="Arial" w:hAnsi="Arial" w:cs="Arial"/>
          <w:sz w:val="24"/>
          <w:szCs w:val="24"/>
        </w:rPr>
        <w:t xml:space="preserve"> Responses of the End-Users and IT Experts on PIECES Software Evaluation in terms of </w:t>
      </w:r>
      <w:r w:rsidR="00FC29A0" w:rsidRPr="00FC29A0">
        <w:rPr>
          <w:rFonts w:ascii="Arial" w:hAnsi="Arial" w:cs="Arial"/>
          <w:bCs/>
          <w:sz w:val="24"/>
          <w:szCs w:val="24"/>
        </w:rPr>
        <w:t xml:space="preserve">Alumni Career Link: A Smart Tracking System Bridging Graduates and Employment Opportunities </w:t>
      </w:r>
      <w:r w:rsidR="00A34766">
        <w:rPr>
          <w:rFonts w:ascii="Arial" w:hAnsi="Arial" w:cs="Arial"/>
          <w:sz w:val="24"/>
          <w:szCs w:val="24"/>
        </w:rPr>
        <w:t>Information, Input, Output, and Data Storing.</w:t>
      </w:r>
    </w:p>
    <w:tbl>
      <w:tblPr>
        <w:tblStyle w:val="TableGrid"/>
        <w:tblW w:w="10330" w:type="dxa"/>
        <w:tblInd w:w="-1087" w:type="dxa"/>
        <w:tblLook w:val="04A0" w:firstRow="1" w:lastRow="0" w:firstColumn="1" w:lastColumn="0" w:noHBand="0" w:noVBand="1"/>
      </w:tblPr>
      <w:tblGrid>
        <w:gridCol w:w="5173"/>
        <w:gridCol w:w="2000"/>
        <w:gridCol w:w="3157"/>
      </w:tblGrid>
      <w:tr w:rsidR="00A34766" w14:paraId="462C7501" w14:textId="77777777" w:rsidTr="00C333DA">
        <w:trPr>
          <w:trHeight w:val="290"/>
        </w:trPr>
        <w:tc>
          <w:tcPr>
            <w:tcW w:w="5173" w:type="dxa"/>
            <w:tcBorders>
              <w:top w:val="thinThickSmallGap" w:sz="24" w:space="0" w:color="auto"/>
              <w:left w:val="nil"/>
              <w:bottom w:val="single" w:sz="4" w:space="0" w:color="auto"/>
              <w:right w:val="nil"/>
            </w:tcBorders>
          </w:tcPr>
          <w:p w14:paraId="7C9E9E52" w14:textId="7030B62F"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Indicators</w:t>
            </w:r>
          </w:p>
        </w:tc>
        <w:tc>
          <w:tcPr>
            <w:tcW w:w="2000" w:type="dxa"/>
            <w:tcBorders>
              <w:top w:val="thinThickSmallGap" w:sz="24" w:space="0" w:color="auto"/>
              <w:left w:val="nil"/>
              <w:bottom w:val="single" w:sz="4" w:space="0" w:color="auto"/>
              <w:right w:val="nil"/>
            </w:tcBorders>
          </w:tcPr>
          <w:p w14:paraId="6C2CB862" w14:textId="6CFE5524"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Weighted Mean</w:t>
            </w:r>
          </w:p>
        </w:tc>
        <w:tc>
          <w:tcPr>
            <w:tcW w:w="3157" w:type="dxa"/>
            <w:tcBorders>
              <w:top w:val="thinThickSmallGap" w:sz="24" w:space="0" w:color="auto"/>
              <w:left w:val="nil"/>
              <w:bottom w:val="single" w:sz="4" w:space="0" w:color="auto"/>
              <w:right w:val="nil"/>
            </w:tcBorders>
          </w:tcPr>
          <w:p w14:paraId="0AAA668A" w14:textId="30A1E8A5" w:rsidR="00A34766" w:rsidRPr="00A34766" w:rsidRDefault="00A34766" w:rsidP="00A34766">
            <w:pPr>
              <w:jc w:val="center"/>
              <w:rPr>
                <w:rFonts w:ascii="Arial" w:hAnsi="Arial" w:cs="Arial"/>
                <w:b/>
                <w:bCs/>
                <w:sz w:val="24"/>
                <w:szCs w:val="24"/>
              </w:rPr>
            </w:pPr>
            <w:r w:rsidRPr="00A34766">
              <w:rPr>
                <w:rFonts w:ascii="Arial" w:hAnsi="Arial" w:cs="Arial"/>
                <w:b/>
                <w:bCs/>
                <w:sz w:val="24"/>
                <w:szCs w:val="24"/>
              </w:rPr>
              <w:t>Interpretation</w:t>
            </w:r>
          </w:p>
        </w:tc>
      </w:tr>
      <w:tr w:rsidR="00A34766" w14:paraId="0A3FC3A1" w14:textId="77777777" w:rsidTr="00C333DA">
        <w:trPr>
          <w:trHeight w:val="598"/>
        </w:trPr>
        <w:tc>
          <w:tcPr>
            <w:tcW w:w="5173" w:type="dxa"/>
            <w:tcBorders>
              <w:top w:val="single" w:sz="4" w:space="0" w:color="auto"/>
              <w:left w:val="nil"/>
              <w:bottom w:val="nil"/>
              <w:right w:val="nil"/>
            </w:tcBorders>
          </w:tcPr>
          <w:p w14:paraId="63980807" w14:textId="77777777" w:rsidR="00A34766" w:rsidRDefault="00A34766" w:rsidP="009B3448">
            <w:pPr>
              <w:pStyle w:val="ListParagraph"/>
              <w:numPr>
                <w:ilvl w:val="0"/>
                <w:numId w:val="29"/>
              </w:numPr>
              <w:rPr>
                <w:rFonts w:ascii="Arial" w:hAnsi="Arial" w:cs="Arial"/>
                <w:sz w:val="24"/>
                <w:szCs w:val="24"/>
              </w:rPr>
            </w:pPr>
            <w:r w:rsidRPr="009B3448">
              <w:rPr>
                <w:rFonts w:ascii="Arial" w:hAnsi="Arial" w:cs="Arial"/>
                <w:sz w:val="24"/>
                <w:szCs w:val="24"/>
              </w:rPr>
              <w:t xml:space="preserve">Forms use </w:t>
            </w:r>
            <w:proofErr w:type="gramStart"/>
            <w:r w:rsidRPr="009B3448">
              <w:rPr>
                <w:rFonts w:ascii="Arial" w:hAnsi="Arial" w:cs="Arial"/>
                <w:sz w:val="24"/>
                <w:szCs w:val="24"/>
              </w:rPr>
              <w:t>were</w:t>
            </w:r>
            <w:proofErr w:type="gramEnd"/>
            <w:r w:rsidRPr="009B3448">
              <w:rPr>
                <w:rFonts w:ascii="Arial" w:hAnsi="Arial" w:cs="Arial"/>
                <w:sz w:val="24"/>
                <w:szCs w:val="24"/>
              </w:rPr>
              <w:t xml:space="preserve"> accurate</w:t>
            </w:r>
            <w:r w:rsidR="009B3448" w:rsidRPr="009B3448">
              <w:rPr>
                <w:rFonts w:ascii="Arial" w:hAnsi="Arial" w:cs="Arial"/>
                <w:sz w:val="24"/>
                <w:szCs w:val="24"/>
              </w:rPr>
              <w:t xml:space="preserve"> in capturing data because forms don’t lack the required information which the user would fill-in.</w:t>
            </w:r>
          </w:p>
          <w:p w14:paraId="0C4D3C79" w14:textId="77777777" w:rsidR="009B3448" w:rsidRDefault="009B3448" w:rsidP="009B3448">
            <w:pPr>
              <w:pStyle w:val="ListParagraph"/>
              <w:rPr>
                <w:rFonts w:ascii="Arial" w:hAnsi="Arial" w:cs="Arial"/>
                <w:sz w:val="24"/>
                <w:szCs w:val="24"/>
              </w:rPr>
            </w:pPr>
          </w:p>
          <w:p w14:paraId="2CB2D0CB"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Forms used to capture data was not redundantly saved because system won’t allow forms containing the same information.</w:t>
            </w:r>
          </w:p>
          <w:p w14:paraId="6300C267" w14:textId="77777777" w:rsidR="009B3448" w:rsidRPr="009B3448" w:rsidRDefault="009B3448" w:rsidP="009B3448">
            <w:pPr>
              <w:pStyle w:val="ListParagraph"/>
              <w:rPr>
                <w:rFonts w:ascii="Arial" w:hAnsi="Arial" w:cs="Arial"/>
                <w:sz w:val="24"/>
                <w:szCs w:val="24"/>
              </w:rPr>
            </w:pPr>
          </w:p>
          <w:p w14:paraId="0EA8A80A" w14:textId="77777777"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Does not lack of required forms to capture data.</w:t>
            </w:r>
          </w:p>
          <w:p w14:paraId="77433A5B" w14:textId="77777777" w:rsidR="009B3448" w:rsidRPr="009B3448" w:rsidRDefault="009B3448" w:rsidP="009B3448">
            <w:pPr>
              <w:pStyle w:val="ListParagraph"/>
              <w:rPr>
                <w:rFonts w:ascii="Arial" w:hAnsi="Arial" w:cs="Arial"/>
                <w:sz w:val="24"/>
                <w:szCs w:val="24"/>
              </w:rPr>
            </w:pPr>
          </w:p>
          <w:p w14:paraId="7E35EE47" w14:textId="75644273" w:rsidR="009B3448" w:rsidRDefault="009B344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contain complete information.</w:t>
            </w:r>
          </w:p>
          <w:p w14:paraId="76032562" w14:textId="77777777" w:rsidR="009B3448" w:rsidRPr="009B3448" w:rsidRDefault="009B3448" w:rsidP="009B3448">
            <w:pPr>
              <w:pStyle w:val="ListParagraph"/>
              <w:rPr>
                <w:rFonts w:ascii="Arial" w:hAnsi="Arial" w:cs="Arial"/>
                <w:sz w:val="24"/>
                <w:szCs w:val="24"/>
              </w:rPr>
            </w:pPr>
          </w:p>
          <w:p w14:paraId="5BFAC219" w14:textId="77777777" w:rsidR="009B3448" w:rsidRDefault="005F3120" w:rsidP="009B3448">
            <w:pPr>
              <w:pStyle w:val="ListParagraph"/>
              <w:numPr>
                <w:ilvl w:val="0"/>
                <w:numId w:val="29"/>
              </w:numPr>
              <w:spacing w:line="240" w:lineRule="auto"/>
              <w:rPr>
                <w:rFonts w:ascii="Arial" w:hAnsi="Arial" w:cs="Arial"/>
                <w:sz w:val="24"/>
                <w:szCs w:val="24"/>
              </w:rPr>
            </w:pPr>
            <w:r>
              <w:rPr>
                <w:rFonts w:ascii="Arial" w:hAnsi="Arial" w:cs="Arial"/>
                <w:sz w:val="24"/>
                <w:szCs w:val="24"/>
              </w:rPr>
              <w:t>Reports don’t contain too much information which is not needed</w:t>
            </w:r>
            <w:r w:rsidR="00285BC8">
              <w:rPr>
                <w:rFonts w:ascii="Arial" w:hAnsi="Arial" w:cs="Arial"/>
                <w:sz w:val="24"/>
                <w:szCs w:val="24"/>
              </w:rPr>
              <w:t>.</w:t>
            </w:r>
          </w:p>
          <w:p w14:paraId="3DF51B63" w14:textId="77777777" w:rsidR="00285BC8" w:rsidRPr="00285BC8" w:rsidRDefault="00285BC8" w:rsidP="00285BC8">
            <w:pPr>
              <w:pStyle w:val="ListParagraph"/>
              <w:rPr>
                <w:rFonts w:ascii="Arial" w:hAnsi="Arial" w:cs="Arial"/>
                <w:sz w:val="24"/>
                <w:szCs w:val="24"/>
              </w:rPr>
            </w:pPr>
          </w:p>
          <w:p w14:paraId="0D61D8F1" w14:textId="5C56C356" w:rsidR="00C333DA" w:rsidRDefault="00C333DA" w:rsidP="00C333DA">
            <w:pPr>
              <w:pStyle w:val="ListParagraph"/>
              <w:numPr>
                <w:ilvl w:val="0"/>
                <w:numId w:val="29"/>
              </w:numPr>
              <w:spacing w:line="240" w:lineRule="auto"/>
              <w:rPr>
                <w:rFonts w:ascii="Arial" w:hAnsi="Arial" w:cs="Arial"/>
                <w:sz w:val="24"/>
                <w:szCs w:val="24"/>
              </w:rPr>
            </w:pPr>
            <w:r>
              <w:rPr>
                <w:rFonts w:ascii="Arial" w:hAnsi="Arial" w:cs="Arial"/>
                <w:sz w:val="24"/>
                <w:szCs w:val="24"/>
              </w:rPr>
              <w:lastRenderedPageBreak/>
              <w:t>Reports do</w:t>
            </w:r>
            <w:r w:rsidR="009649BE">
              <w:rPr>
                <w:rFonts w:ascii="Arial" w:hAnsi="Arial" w:cs="Arial"/>
                <w:sz w:val="24"/>
                <w:szCs w:val="24"/>
              </w:rPr>
              <w:t>esn’</w:t>
            </w:r>
            <w:r>
              <w:rPr>
                <w:rFonts w:ascii="Arial" w:hAnsi="Arial" w:cs="Arial"/>
                <w:sz w:val="24"/>
                <w:szCs w:val="24"/>
              </w:rPr>
              <w:t xml:space="preserve">t contain </w:t>
            </w:r>
            <w:r w:rsidR="009649BE">
              <w:rPr>
                <w:rFonts w:ascii="Arial" w:hAnsi="Arial" w:cs="Arial"/>
                <w:sz w:val="24"/>
                <w:szCs w:val="24"/>
              </w:rPr>
              <w:t>unnecessary and irrelevant information.</w:t>
            </w:r>
          </w:p>
          <w:p w14:paraId="3230A187" w14:textId="77777777" w:rsidR="00285BC8" w:rsidRPr="00285BC8" w:rsidRDefault="00285BC8" w:rsidP="00285BC8">
            <w:pPr>
              <w:pStyle w:val="ListParagraph"/>
              <w:rPr>
                <w:rFonts w:ascii="Arial" w:hAnsi="Arial" w:cs="Arial"/>
                <w:sz w:val="24"/>
                <w:szCs w:val="24"/>
              </w:rPr>
            </w:pPr>
          </w:p>
          <w:p w14:paraId="525451B6"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Stored Data/information is accurate. </w:t>
            </w:r>
          </w:p>
          <w:p w14:paraId="07CFA610" w14:textId="77777777" w:rsidR="00285BC8" w:rsidRPr="00285BC8" w:rsidRDefault="00285BC8" w:rsidP="00285BC8">
            <w:pPr>
              <w:pStyle w:val="ListParagraph"/>
              <w:rPr>
                <w:rFonts w:ascii="Arial" w:hAnsi="Arial" w:cs="Arial"/>
                <w:sz w:val="24"/>
                <w:szCs w:val="24"/>
              </w:rPr>
            </w:pPr>
          </w:p>
          <w:p w14:paraId="19990D5A" w14:textId="77777777" w:rsidR="00285BC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Data/information is secured from accident, theft or vandalism.</w:t>
            </w:r>
          </w:p>
          <w:p w14:paraId="1FA1FCE1" w14:textId="77777777" w:rsidR="00285BC8" w:rsidRPr="00285BC8" w:rsidRDefault="00285BC8" w:rsidP="00285BC8">
            <w:pPr>
              <w:pStyle w:val="ListParagraph"/>
              <w:rPr>
                <w:rFonts w:ascii="Arial" w:hAnsi="Arial" w:cs="Arial"/>
                <w:sz w:val="24"/>
                <w:szCs w:val="24"/>
              </w:rPr>
            </w:pPr>
          </w:p>
          <w:p w14:paraId="32917C09" w14:textId="12C657C7" w:rsidR="00285BC8" w:rsidRPr="009B3448" w:rsidRDefault="00285BC8" w:rsidP="009B3448">
            <w:pPr>
              <w:pStyle w:val="ListParagraph"/>
              <w:numPr>
                <w:ilvl w:val="0"/>
                <w:numId w:val="29"/>
              </w:numPr>
              <w:spacing w:line="240" w:lineRule="auto"/>
              <w:rPr>
                <w:rFonts w:ascii="Arial" w:hAnsi="Arial" w:cs="Arial"/>
                <w:sz w:val="24"/>
                <w:szCs w:val="24"/>
              </w:rPr>
            </w:pPr>
            <w:r>
              <w:rPr>
                <w:rFonts w:ascii="Arial" w:hAnsi="Arial" w:cs="Arial"/>
                <w:sz w:val="24"/>
                <w:szCs w:val="24"/>
              </w:rPr>
              <w:t xml:space="preserve">Data/information is stored redundantly in multiple files and/or databases. </w:t>
            </w:r>
          </w:p>
        </w:tc>
        <w:tc>
          <w:tcPr>
            <w:tcW w:w="2000" w:type="dxa"/>
            <w:tcBorders>
              <w:top w:val="single" w:sz="4" w:space="0" w:color="auto"/>
              <w:left w:val="nil"/>
              <w:bottom w:val="nil"/>
              <w:right w:val="nil"/>
            </w:tcBorders>
          </w:tcPr>
          <w:p w14:paraId="1250227D" w14:textId="77777777" w:rsidR="00A34766" w:rsidRDefault="00A34766" w:rsidP="00154C9C">
            <w:pPr>
              <w:rPr>
                <w:rFonts w:ascii="Arial" w:hAnsi="Arial" w:cs="Arial"/>
                <w:sz w:val="24"/>
                <w:szCs w:val="24"/>
              </w:rPr>
            </w:pPr>
          </w:p>
        </w:tc>
        <w:tc>
          <w:tcPr>
            <w:tcW w:w="3157" w:type="dxa"/>
            <w:tcBorders>
              <w:top w:val="single" w:sz="4" w:space="0" w:color="auto"/>
              <w:left w:val="nil"/>
              <w:bottom w:val="nil"/>
              <w:right w:val="nil"/>
            </w:tcBorders>
          </w:tcPr>
          <w:p w14:paraId="2747D83F" w14:textId="77777777" w:rsidR="00A34766" w:rsidRDefault="00A34766" w:rsidP="00154C9C">
            <w:pPr>
              <w:rPr>
                <w:rFonts w:ascii="Arial" w:hAnsi="Arial" w:cs="Arial"/>
                <w:sz w:val="24"/>
                <w:szCs w:val="24"/>
              </w:rPr>
            </w:pPr>
          </w:p>
        </w:tc>
      </w:tr>
      <w:tr w:rsidR="00A34766" w14:paraId="198536FB" w14:textId="77777777" w:rsidTr="00C333DA">
        <w:trPr>
          <w:trHeight w:val="356"/>
        </w:trPr>
        <w:tc>
          <w:tcPr>
            <w:tcW w:w="5173" w:type="dxa"/>
            <w:tcBorders>
              <w:top w:val="nil"/>
              <w:left w:val="nil"/>
              <w:bottom w:val="nil"/>
              <w:right w:val="nil"/>
            </w:tcBorders>
          </w:tcPr>
          <w:p w14:paraId="4B40A9B1" w14:textId="77777777" w:rsidR="00A34766" w:rsidRDefault="00A34766" w:rsidP="00154C9C">
            <w:pPr>
              <w:rPr>
                <w:rFonts w:ascii="Arial" w:hAnsi="Arial" w:cs="Arial"/>
                <w:sz w:val="24"/>
                <w:szCs w:val="24"/>
              </w:rPr>
            </w:pPr>
          </w:p>
        </w:tc>
        <w:tc>
          <w:tcPr>
            <w:tcW w:w="2000" w:type="dxa"/>
            <w:tcBorders>
              <w:top w:val="nil"/>
              <w:left w:val="nil"/>
              <w:bottom w:val="nil"/>
              <w:right w:val="nil"/>
            </w:tcBorders>
          </w:tcPr>
          <w:p w14:paraId="0ABAB99B" w14:textId="77777777" w:rsidR="00A34766" w:rsidRDefault="00A34766" w:rsidP="00154C9C">
            <w:pPr>
              <w:rPr>
                <w:rFonts w:ascii="Arial" w:hAnsi="Arial" w:cs="Arial"/>
                <w:sz w:val="24"/>
                <w:szCs w:val="24"/>
              </w:rPr>
            </w:pPr>
          </w:p>
        </w:tc>
        <w:tc>
          <w:tcPr>
            <w:tcW w:w="3157" w:type="dxa"/>
            <w:tcBorders>
              <w:top w:val="nil"/>
              <w:left w:val="nil"/>
              <w:bottom w:val="nil"/>
              <w:right w:val="nil"/>
            </w:tcBorders>
          </w:tcPr>
          <w:p w14:paraId="386F1BAB" w14:textId="77777777" w:rsidR="00A34766" w:rsidRDefault="00A34766" w:rsidP="00154C9C">
            <w:pPr>
              <w:rPr>
                <w:rFonts w:ascii="Arial" w:hAnsi="Arial" w:cs="Arial"/>
                <w:sz w:val="24"/>
                <w:szCs w:val="24"/>
              </w:rPr>
            </w:pPr>
          </w:p>
        </w:tc>
      </w:tr>
      <w:tr w:rsidR="00A34766" w14:paraId="18FB615E" w14:textId="77777777" w:rsidTr="00C333DA">
        <w:trPr>
          <w:trHeight w:val="356"/>
        </w:trPr>
        <w:tc>
          <w:tcPr>
            <w:tcW w:w="5173" w:type="dxa"/>
            <w:tcBorders>
              <w:top w:val="single" w:sz="4" w:space="0" w:color="auto"/>
              <w:left w:val="nil"/>
              <w:bottom w:val="thickThinSmallGap" w:sz="24" w:space="0" w:color="auto"/>
              <w:right w:val="nil"/>
            </w:tcBorders>
          </w:tcPr>
          <w:p w14:paraId="4A875E32" w14:textId="3B7326D6" w:rsidR="00A34766" w:rsidRPr="00285BC8" w:rsidRDefault="00285BC8" w:rsidP="00285BC8">
            <w:pPr>
              <w:jc w:val="center"/>
              <w:rPr>
                <w:rFonts w:ascii="Arial" w:hAnsi="Arial" w:cs="Arial"/>
                <w:b/>
                <w:bCs/>
                <w:sz w:val="24"/>
                <w:szCs w:val="24"/>
              </w:rPr>
            </w:pPr>
            <w:r>
              <w:rPr>
                <w:rFonts w:ascii="Arial" w:hAnsi="Arial" w:cs="Arial"/>
                <w:b/>
                <w:bCs/>
                <w:sz w:val="24"/>
                <w:szCs w:val="24"/>
              </w:rPr>
              <w:t>Over</w:t>
            </w:r>
            <w:r w:rsidR="00D30178">
              <w:rPr>
                <w:rFonts w:ascii="Arial" w:hAnsi="Arial" w:cs="Arial"/>
                <w:b/>
                <w:bCs/>
                <w:sz w:val="24"/>
                <w:szCs w:val="24"/>
              </w:rPr>
              <w:t>all</w:t>
            </w:r>
            <w:r>
              <w:rPr>
                <w:rFonts w:ascii="Arial" w:hAnsi="Arial" w:cs="Arial"/>
                <w:b/>
                <w:bCs/>
                <w:sz w:val="24"/>
                <w:szCs w:val="24"/>
              </w:rPr>
              <w:t xml:space="preserve"> Weighted Mean</w:t>
            </w:r>
          </w:p>
        </w:tc>
        <w:tc>
          <w:tcPr>
            <w:tcW w:w="2000" w:type="dxa"/>
            <w:tcBorders>
              <w:top w:val="single" w:sz="4" w:space="0" w:color="auto"/>
              <w:left w:val="nil"/>
              <w:bottom w:val="thickThinSmallGap" w:sz="24" w:space="0" w:color="auto"/>
              <w:right w:val="nil"/>
            </w:tcBorders>
          </w:tcPr>
          <w:p w14:paraId="4635845F" w14:textId="77777777" w:rsidR="00A34766" w:rsidRDefault="00A34766" w:rsidP="00154C9C">
            <w:pPr>
              <w:rPr>
                <w:rFonts w:ascii="Arial" w:hAnsi="Arial" w:cs="Arial"/>
                <w:sz w:val="24"/>
                <w:szCs w:val="24"/>
              </w:rPr>
            </w:pPr>
          </w:p>
        </w:tc>
        <w:tc>
          <w:tcPr>
            <w:tcW w:w="3157" w:type="dxa"/>
            <w:tcBorders>
              <w:top w:val="single" w:sz="4" w:space="0" w:color="auto"/>
              <w:left w:val="nil"/>
              <w:bottom w:val="thickThinSmallGap" w:sz="24" w:space="0" w:color="auto"/>
              <w:right w:val="nil"/>
            </w:tcBorders>
          </w:tcPr>
          <w:p w14:paraId="0E24130C" w14:textId="77777777" w:rsidR="00A34766" w:rsidRDefault="00A34766" w:rsidP="00154C9C">
            <w:pPr>
              <w:rPr>
                <w:rFonts w:ascii="Arial" w:hAnsi="Arial" w:cs="Arial"/>
                <w:sz w:val="24"/>
                <w:szCs w:val="24"/>
              </w:rPr>
            </w:pPr>
          </w:p>
        </w:tc>
      </w:tr>
    </w:tbl>
    <w:p w14:paraId="4BB2FBFB" w14:textId="39830607" w:rsidR="00A34766" w:rsidRDefault="00285BC8"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6</w:t>
      </w:r>
      <w:r>
        <w:rPr>
          <w:rFonts w:ascii="Arial" w:hAnsi="Arial" w:cs="Arial"/>
          <w:sz w:val="24"/>
          <w:szCs w:val="24"/>
        </w:rPr>
        <w:t>. Responses of the End-Users and IT Experts on PIECES Software Evaluation in terms of Economic Cost</w:t>
      </w:r>
    </w:p>
    <w:tbl>
      <w:tblPr>
        <w:tblStyle w:val="TableGrid"/>
        <w:tblW w:w="9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589"/>
        <w:gridCol w:w="3050"/>
      </w:tblGrid>
      <w:tr w:rsidR="00D57C8A" w14:paraId="583AD7C7" w14:textId="77777777" w:rsidTr="00D57C8A">
        <w:trPr>
          <w:trHeight w:val="495"/>
        </w:trPr>
        <w:tc>
          <w:tcPr>
            <w:tcW w:w="3510" w:type="dxa"/>
            <w:tcBorders>
              <w:top w:val="thinThickSmallGap" w:sz="24" w:space="0" w:color="auto"/>
              <w:bottom w:val="single" w:sz="4" w:space="0" w:color="auto"/>
            </w:tcBorders>
          </w:tcPr>
          <w:p w14:paraId="4704F885" w14:textId="69BAD377"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Indicators</w:t>
            </w:r>
          </w:p>
        </w:tc>
        <w:tc>
          <w:tcPr>
            <w:tcW w:w="2589" w:type="dxa"/>
            <w:tcBorders>
              <w:top w:val="thinThickSmallGap" w:sz="24" w:space="0" w:color="auto"/>
              <w:bottom w:val="single" w:sz="4" w:space="0" w:color="auto"/>
            </w:tcBorders>
          </w:tcPr>
          <w:p w14:paraId="24BEDDC2" w14:textId="7533572E"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Weighted Mean</w:t>
            </w:r>
          </w:p>
        </w:tc>
        <w:tc>
          <w:tcPr>
            <w:tcW w:w="3050" w:type="dxa"/>
            <w:tcBorders>
              <w:top w:val="thinThickSmallGap" w:sz="24" w:space="0" w:color="auto"/>
              <w:bottom w:val="single" w:sz="4" w:space="0" w:color="auto"/>
            </w:tcBorders>
          </w:tcPr>
          <w:p w14:paraId="494E3457" w14:textId="254DD72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Interpretation</w:t>
            </w:r>
          </w:p>
        </w:tc>
      </w:tr>
      <w:tr w:rsidR="00D57C8A" w14:paraId="4AC7675C" w14:textId="77777777" w:rsidTr="00D57C8A">
        <w:trPr>
          <w:trHeight w:val="831"/>
        </w:trPr>
        <w:tc>
          <w:tcPr>
            <w:tcW w:w="3510" w:type="dxa"/>
            <w:tcBorders>
              <w:top w:val="single" w:sz="4" w:space="0" w:color="auto"/>
              <w:bottom w:val="single" w:sz="4" w:space="0" w:color="auto"/>
            </w:tcBorders>
          </w:tcPr>
          <w:p w14:paraId="7E517F78" w14:textId="77777777" w:rsidR="00D57C8A" w:rsidRDefault="00D57C8A" w:rsidP="00D57C8A">
            <w:pPr>
              <w:pStyle w:val="ListParagraph"/>
              <w:numPr>
                <w:ilvl w:val="0"/>
                <w:numId w:val="30"/>
              </w:numPr>
              <w:spacing w:line="240" w:lineRule="auto"/>
              <w:rPr>
                <w:rFonts w:ascii="Arial" w:hAnsi="Arial" w:cs="Arial"/>
                <w:sz w:val="24"/>
                <w:szCs w:val="24"/>
              </w:rPr>
            </w:pPr>
            <w:r w:rsidRPr="00D57C8A">
              <w:rPr>
                <w:rFonts w:ascii="Arial" w:hAnsi="Arial" w:cs="Arial"/>
                <w:sz w:val="24"/>
                <w:szCs w:val="24"/>
              </w:rPr>
              <w:t>Costs are not expensive to operate the system.</w:t>
            </w:r>
          </w:p>
          <w:p w14:paraId="54AAE2C8" w14:textId="77777777" w:rsidR="00D57C8A" w:rsidRDefault="00D57C8A" w:rsidP="00D57C8A">
            <w:pPr>
              <w:pStyle w:val="ListParagraph"/>
              <w:spacing w:line="240" w:lineRule="auto"/>
              <w:rPr>
                <w:rFonts w:ascii="Arial" w:hAnsi="Arial" w:cs="Arial"/>
                <w:sz w:val="24"/>
                <w:szCs w:val="24"/>
              </w:rPr>
            </w:pPr>
          </w:p>
          <w:p w14:paraId="6474D5E4" w14:textId="3DF309C3" w:rsidR="00D57C8A" w:rsidRPr="00D57C8A" w:rsidRDefault="00D57C8A" w:rsidP="00D57C8A">
            <w:pPr>
              <w:pStyle w:val="ListParagraph"/>
              <w:numPr>
                <w:ilvl w:val="0"/>
                <w:numId w:val="30"/>
              </w:numPr>
              <w:spacing w:line="240" w:lineRule="auto"/>
              <w:rPr>
                <w:rFonts w:ascii="Arial" w:hAnsi="Arial" w:cs="Arial"/>
                <w:sz w:val="24"/>
                <w:szCs w:val="24"/>
              </w:rPr>
            </w:pPr>
            <w:r>
              <w:rPr>
                <w:rFonts w:ascii="Arial" w:hAnsi="Arial" w:cs="Arial"/>
                <w:sz w:val="24"/>
                <w:szCs w:val="24"/>
              </w:rPr>
              <w:t>Supplies and materials for needed are sufficient for deployment.</w:t>
            </w:r>
          </w:p>
        </w:tc>
        <w:tc>
          <w:tcPr>
            <w:tcW w:w="2589" w:type="dxa"/>
            <w:tcBorders>
              <w:top w:val="single" w:sz="4" w:space="0" w:color="auto"/>
              <w:bottom w:val="single" w:sz="4" w:space="0" w:color="auto"/>
            </w:tcBorders>
          </w:tcPr>
          <w:p w14:paraId="713E7B8B" w14:textId="77777777" w:rsidR="00D57C8A" w:rsidRDefault="00D57C8A" w:rsidP="00154C9C">
            <w:pPr>
              <w:rPr>
                <w:rFonts w:ascii="Arial" w:hAnsi="Arial" w:cs="Arial"/>
                <w:sz w:val="24"/>
                <w:szCs w:val="24"/>
              </w:rPr>
            </w:pPr>
          </w:p>
        </w:tc>
        <w:tc>
          <w:tcPr>
            <w:tcW w:w="3050" w:type="dxa"/>
            <w:tcBorders>
              <w:top w:val="single" w:sz="4" w:space="0" w:color="auto"/>
              <w:bottom w:val="single" w:sz="4" w:space="0" w:color="auto"/>
            </w:tcBorders>
          </w:tcPr>
          <w:p w14:paraId="05167D09" w14:textId="77777777" w:rsidR="00D57C8A" w:rsidRDefault="00D57C8A" w:rsidP="00154C9C">
            <w:pPr>
              <w:rPr>
                <w:rFonts w:ascii="Arial" w:hAnsi="Arial" w:cs="Arial"/>
                <w:sz w:val="24"/>
                <w:szCs w:val="24"/>
              </w:rPr>
            </w:pPr>
          </w:p>
        </w:tc>
      </w:tr>
      <w:tr w:rsidR="00D57C8A" w14:paraId="7449C1C8" w14:textId="77777777" w:rsidTr="00D57C8A">
        <w:trPr>
          <w:trHeight w:val="481"/>
        </w:trPr>
        <w:tc>
          <w:tcPr>
            <w:tcW w:w="3510" w:type="dxa"/>
            <w:tcBorders>
              <w:top w:val="single" w:sz="4" w:space="0" w:color="auto"/>
              <w:bottom w:val="thickThinSmallGap" w:sz="24" w:space="0" w:color="auto"/>
            </w:tcBorders>
          </w:tcPr>
          <w:p w14:paraId="5ED50AE3" w14:textId="4BA5A068" w:rsidR="00D57C8A" w:rsidRPr="00D57C8A" w:rsidRDefault="00D57C8A" w:rsidP="00D57C8A">
            <w:pPr>
              <w:jc w:val="center"/>
              <w:rPr>
                <w:rFonts w:ascii="Arial" w:hAnsi="Arial" w:cs="Arial"/>
                <w:b/>
                <w:bCs/>
                <w:sz w:val="24"/>
                <w:szCs w:val="24"/>
              </w:rPr>
            </w:pPr>
            <w:r w:rsidRPr="00D57C8A">
              <w:rPr>
                <w:rFonts w:ascii="Arial" w:hAnsi="Arial" w:cs="Arial"/>
                <w:b/>
                <w:bCs/>
                <w:sz w:val="24"/>
                <w:szCs w:val="24"/>
              </w:rPr>
              <w:t>Over</w:t>
            </w:r>
            <w:r w:rsidR="00D30178">
              <w:rPr>
                <w:rFonts w:ascii="Arial" w:hAnsi="Arial" w:cs="Arial"/>
                <w:b/>
                <w:bCs/>
                <w:sz w:val="24"/>
                <w:szCs w:val="24"/>
              </w:rPr>
              <w:t>all</w:t>
            </w:r>
            <w:r w:rsidRPr="00D57C8A">
              <w:rPr>
                <w:rFonts w:ascii="Arial" w:hAnsi="Arial" w:cs="Arial"/>
                <w:b/>
                <w:bCs/>
                <w:sz w:val="24"/>
                <w:szCs w:val="24"/>
              </w:rPr>
              <w:t xml:space="preserve"> Weighted Mean</w:t>
            </w:r>
          </w:p>
        </w:tc>
        <w:tc>
          <w:tcPr>
            <w:tcW w:w="2589" w:type="dxa"/>
            <w:tcBorders>
              <w:top w:val="single" w:sz="4" w:space="0" w:color="auto"/>
              <w:bottom w:val="thickThinSmallGap" w:sz="24" w:space="0" w:color="auto"/>
            </w:tcBorders>
          </w:tcPr>
          <w:p w14:paraId="2E0F97D5" w14:textId="77777777" w:rsidR="00D57C8A" w:rsidRDefault="00D57C8A" w:rsidP="00154C9C">
            <w:pPr>
              <w:rPr>
                <w:rFonts w:ascii="Arial" w:hAnsi="Arial" w:cs="Arial"/>
                <w:sz w:val="24"/>
                <w:szCs w:val="24"/>
              </w:rPr>
            </w:pPr>
          </w:p>
        </w:tc>
        <w:tc>
          <w:tcPr>
            <w:tcW w:w="3050" w:type="dxa"/>
            <w:tcBorders>
              <w:top w:val="single" w:sz="4" w:space="0" w:color="auto"/>
              <w:bottom w:val="thickThinSmallGap" w:sz="24" w:space="0" w:color="auto"/>
            </w:tcBorders>
          </w:tcPr>
          <w:p w14:paraId="27409967" w14:textId="77777777" w:rsidR="00D57C8A" w:rsidRDefault="00D57C8A" w:rsidP="00154C9C">
            <w:pPr>
              <w:rPr>
                <w:rFonts w:ascii="Arial" w:hAnsi="Arial" w:cs="Arial"/>
                <w:sz w:val="24"/>
                <w:szCs w:val="24"/>
              </w:rPr>
            </w:pPr>
          </w:p>
        </w:tc>
      </w:tr>
    </w:tbl>
    <w:p w14:paraId="4A0B87B2" w14:textId="77777777" w:rsidR="00D57C8A" w:rsidRPr="000E0C8D" w:rsidRDefault="00D57C8A" w:rsidP="00154C9C">
      <w:pPr>
        <w:rPr>
          <w:rFonts w:ascii="Arial" w:hAnsi="Arial" w:cs="Arial"/>
          <w:sz w:val="24"/>
          <w:szCs w:val="24"/>
        </w:rPr>
      </w:pPr>
    </w:p>
    <w:p w14:paraId="032C23EE" w14:textId="77777777" w:rsidR="00E5299C" w:rsidRPr="000E0C8D" w:rsidRDefault="00E5299C" w:rsidP="00154C9C">
      <w:pPr>
        <w:rPr>
          <w:rFonts w:ascii="Arial" w:hAnsi="Arial" w:cs="Arial"/>
          <w:sz w:val="24"/>
          <w:szCs w:val="24"/>
        </w:rPr>
      </w:pPr>
    </w:p>
    <w:p w14:paraId="5C483341" w14:textId="77777777" w:rsidR="00E5299C" w:rsidRPr="000E0C8D" w:rsidRDefault="00E5299C" w:rsidP="00154C9C">
      <w:pPr>
        <w:rPr>
          <w:rFonts w:ascii="Arial" w:hAnsi="Arial" w:cs="Arial"/>
          <w:sz w:val="24"/>
          <w:szCs w:val="24"/>
        </w:rPr>
      </w:pPr>
    </w:p>
    <w:p w14:paraId="1DE8A4BC" w14:textId="77777777" w:rsidR="00E5299C" w:rsidRPr="000E0C8D" w:rsidRDefault="00E5299C" w:rsidP="00154C9C">
      <w:pPr>
        <w:rPr>
          <w:rFonts w:ascii="Arial" w:hAnsi="Arial" w:cs="Arial"/>
          <w:sz w:val="24"/>
          <w:szCs w:val="24"/>
        </w:rPr>
      </w:pPr>
    </w:p>
    <w:p w14:paraId="259A84EB" w14:textId="77777777" w:rsidR="00E5299C" w:rsidRPr="000E0C8D" w:rsidRDefault="00E5299C" w:rsidP="00154C9C">
      <w:pPr>
        <w:rPr>
          <w:rFonts w:ascii="Arial" w:hAnsi="Arial" w:cs="Arial"/>
          <w:sz w:val="24"/>
          <w:szCs w:val="24"/>
        </w:rPr>
      </w:pPr>
    </w:p>
    <w:p w14:paraId="31F0FBA6" w14:textId="77777777" w:rsidR="00E5299C" w:rsidRDefault="00E5299C" w:rsidP="00154C9C">
      <w:pPr>
        <w:rPr>
          <w:rFonts w:ascii="Arial" w:hAnsi="Arial" w:cs="Arial"/>
          <w:sz w:val="24"/>
          <w:szCs w:val="24"/>
        </w:rPr>
      </w:pPr>
    </w:p>
    <w:p w14:paraId="6B7DD4AC" w14:textId="77777777" w:rsidR="00FC56F7" w:rsidRDefault="00FC56F7" w:rsidP="00154C9C">
      <w:pPr>
        <w:rPr>
          <w:rFonts w:ascii="Arial" w:hAnsi="Arial" w:cs="Arial"/>
          <w:sz w:val="24"/>
          <w:szCs w:val="24"/>
        </w:rPr>
      </w:pPr>
    </w:p>
    <w:p w14:paraId="2CD48305" w14:textId="77777777" w:rsidR="00FC56F7" w:rsidRDefault="00FC56F7" w:rsidP="00154C9C">
      <w:pPr>
        <w:rPr>
          <w:rFonts w:ascii="Arial" w:hAnsi="Arial" w:cs="Arial"/>
          <w:sz w:val="24"/>
          <w:szCs w:val="24"/>
        </w:rPr>
      </w:pPr>
    </w:p>
    <w:p w14:paraId="456A70B7" w14:textId="77777777" w:rsidR="00FC56F7" w:rsidRDefault="00FC56F7" w:rsidP="00154C9C">
      <w:pPr>
        <w:rPr>
          <w:rFonts w:ascii="Arial" w:hAnsi="Arial" w:cs="Arial"/>
          <w:sz w:val="24"/>
          <w:szCs w:val="24"/>
        </w:rPr>
      </w:pPr>
    </w:p>
    <w:p w14:paraId="19C4E96D" w14:textId="77777777" w:rsidR="00FC56F7" w:rsidRDefault="00FC56F7" w:rsidP="00154C9C">
      <w:pPr>
        <w:rPr>
          <w:rFonts w:ascii="Arial" w:hAnsi="Arial" w:cs="Arial"/>
          <w:sz w:val="24"/>
          <w:szCs w:val="24"/>
        </w:rPr>
      </w:pPr>
    </w:p>
    <w:p w14:paraId="3A68F458" w14:textId="77777777" w:rsidR="00FC56F7" w:rsidRDefault="00FC56F7" w:rsidP="00154C9C">
      <w:pPr>
        <w:rPr>
          <w:rFonts w:ascii="Arial" w:hAnsi="Arial" w:cs="Arial"/>
          <w:sz w:val="24"/>
          <w:szCs w:val="24"/>
        </w:rPr>
      </w:pPr>
    </w:p>
    <w:p w14:paraId="36F29F51" w14:textId="77777777" w:rsidR="00FC56F7" w:rsidRDefault="00FC56F7" w:rsidP="00154C9C">
      <w:pPr>
        <w:rPr>
          <w:rFonts w:ascii="Arial" w:hAnsi="Arial" w:cs="Arial"/>
          <w:sz w:val="24"/>
          <w:szCs w:val="24"/>
        </w:rPr>
      </w:pPr>
    </w:p>
    <w:p w14:paraId="0EF9729A" w14:textId="77777777" w:rsidR="00FC56F7" w:rsidRDefault="00FC56F7" w:rsidP="00154C9C">
      <w:pPr>
        <w:rPr>
          <w:rFonts w:ascii="Arial" w:hAnsi="Arial" w:cs="Arial"/>
          <w:sz w:val="24"/>
          <w:szCs w:val="24"/>
        </w:rPr>
      </w:pPr>
    </w:p>
    <w:p w14:paraId="3EFE55AB" w14:textId="77777777" w:rsidR="00FC56F7" w:rsidRDefault="00FC56F7" w:rsidP="00154C9C">
      <w:pPr>
        <w:rPr>
          <w:rFonts w:ascii="Arial" w:hAnsi="Arial" w:cs="Arial"/>
          <w:sz w:val="24"/>
          <w:szCs w:val="24"/>
        </w:rPr>
      </w:pPr>
    </w:p>
    <w:p w14:paraId="5051C68B" w14:textId="77777777" w:rsidR="00FC56F7" w:rsidRDefault="00FC56F7" w:rsidP="00154C9C">
      <w:pPr>
        <w:rPr>
          <w:rFonts w:ascii="Arial" w:hAnsi="Arial" w:cs="Arial"/>
          <w:sz w:val="24"/>
          <w:szCs w:val="24"/>
        </w:rPr>
      </w:pPr>
    </w:p>
    <w:p w14:paraId="205B579B" w14:textId="5DCD576F" w:rsidR="00FC56F7" w:rsidRDefault="00D30178" w:rsidP="00154C9C">
      <w:pPr>
        <w:rPr>
          <w:rFonts w:ascii="Arial" w:hAnsi="Arial" w:cs="Arial"/>
          <w:sz w:val="24"/>
          <w:szCs w:val="24"/>
        </w:rPr>
      </w:pPr>
      <w:r>
        <w:rPr>
          <w:rFonts w:ascii="Arial" w:hAnsi="Arial" w:cs="Arial"/>
          <w:sz w:val="24"/>
          <w:szCs w:val="24"/>
        </w:rPr>
        <w:t xml:space="preserve"> </w:t>
      </w:r>
      <w:r w:rsidR="00FC56F7">
        <w:rPr>
          <w:rFonts w:ascii="Arial" w:hAnsi="Arial" w:cs="Arial"/>
          <w:sz w:val="24"/>
          <w:szCs w:val="24"/>
        </w:rPr>
        <w:t>Table</w:t>
      </w:r>
      <w:r w:rsidR="00C209FF">
        <w:rPr>
          <w:rFonts w:ascii="Arial" w:hAnsi="Arial" w:cs="Arial"/>
          <w:sz w:val="24"/>
          <w:szCs w:val="24"/>
        </w:rPr>
        <w:t xml:space="preserve"> 7</w:t>
      </w:r>
      <w:r w:rsidR="00FC56F7">
        <w:rPr>
          <w:rFonts w:ascii="Arial" w:hAnsi="Arial" w:cs="Arial"/>
          <w:sz w:val="24"/>
          <w:szCs w:val="24"/>
        </w:rPr>
        <w:t>. Responses of the End-Users and IT Experts on PIECES Software Evaluation in terms of Alumni Tracking with Career Services bridging the Gap between Alumni and Employment Control &amp; Security.</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532E9BE7" w14:textId="77777777" w:rsidTr="00D30178">
        <w:trPr>
          <w:trHeight w:val="319"/>
        </w:trPr>
        <w:tc>
          <w:tcPr>
            <w:tcW w:w="3865" w:type="dxa"/>
            <w:tcBorders>
              <w:top w:val="thinThickSmallGap" w:sz="24" w:space="0" w:color="auto"/>
              <w:bottom w:val="single" w:sz="4" w:space="0" w:color="auto"/>
            </w:tcBorders>
          </w:tcPr>
          <w:p w14:paraId="6E4BF569" w14:textId="5FCC53CA"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7312A538" w14:textId="314D1066"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2D593AB9" w14:textId="37A0B57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Interpretation</w:t>
            </w:r>
          </w:p>
        </w:tc>
      </w:tr>
      <w:tr w:rsidR="00D30178" w14:paraId="58D63385" w14:textId="77777777" w:rsidTr="00D30178">
        <w:trPr>
          <w:trHeight w:val="3058"/>
        </w:trPr>
        <w:tc>
          <w:tcPr>
            <w:tcW w:w="3865" w:type="dxa"/>
            <w:tcBorders>
              <w:top w:val="single" w:sz="4" w:space="0" w:color="auto"/>
              <w:bottom w:val="single" w:sz="4" w:space="0" w:color="auto"/>
            </w:tcBorders>
          </w:tcPr>
          <w:p w14:paraId="3E1FDECF" w14:textId="77777777" w:rsidR="00D30178" w:rsidRDefault="00D30178" w:rsidP="00D30178">
            <w:pPr>
              <w:pStyle w:val="ListParagraph"/>
              <w:numPr>
                <w:ilvl w:val="0"/>
                <w:numId w:val="31"/>
              </w:numPr>
              <w:rPr>
                <w:rFonts w:ascii="Arial" w:hAnsi="Arial" w:cs="Arial"/>
                <w:sz w:val="24"/>
                <w:szCs w:val="24"/>
              </w:rPr>
            </w:pPr>
            <w:r>
              <w:rPr>
                <w:rFonts w:ascii="Arial" w:hAnsi="Arial" w:cs="Arial"/>
                <w:sz w:val="24"/>
                <w:szCs w:val="24"/>
              </w:rPr>
              <w:t>Input data/Information is adequate to operate the system.</w:t>
            </w:r>
          </w:p>
          <w:p w14:paraId="10455742" w14:textId="77777777" w:rsidR="00D30178" w:rsidRDefault="00D30178" w:rsidP="00D30178">
            <w:pPr>
              <w:pStyle w:val="ListParagraph"/>
              <w:rPr>
                <w:rFonts w:ascii="Arial" w:hAnsi="Arial" w:cs="Arial"/>
                <w:sz w:val="24"/>
                <w:szCs w:val="24"/>
              </w:rPr>
            </w:pPr>
          </w:p>
          <w:p w14:paraId="6F49BF5F" w14:textId="74BF9590" w:rsidR="00D30178" w:rsidRPr="00D30178" w:rsidRDefault="00D30178" w:rsidP="00D30178">
            <w:pPr>
              <w:pStyle w:val="ListParagraph"/>
              <w:numPr>
                <w:ilvl w:val="0"/>
                <w:numId w:val="31"/>
              </w:numPr>
              <w:spacing w:line="240" w:lineRule="auto"/>
              <w:rPr>
                <w:rFonts w:ascii="Arial" w:hAnsi="Arial" w:cs="Arial"/>
                <w:sz w:val="24"/>
                <w:szCs w:val="24"/>
              </w:rPr>
            </w:pPr>
            <w:r>
              <w:rPr>
                <w:rFonts w:ascii="Arial" w:hAnsi="Arial" w:cs="Arial"/>
                <w:sz w:val="24"/>
                <w:szCs w:val="24"/>
              </w:rPr>
              <w:t>Data or Information is secure for unauthorized access.</w:t>
            </w:r>
          </w:p>
          <w:p w14:paraId="6DAD1797" w14:textId="32F33E4E" w:rsidR="00D30178" w:rsidRPr="00D30178" w:rsidRDefault="00D30178" w:rsidP="00D30178">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D8D9C18" w14:textId="77777777" w:rsidR="00D30178" w:rsidRPr="00FC56F7" w:rsidRDefault="00D30178" w:rsidP="00D30178">
            <w:pPr>
              <w:pStyle w:val="ListParagraph"/>
              <w:numPr>
                <w:ilvl w:val="0"/>
                <w:numId w:val="31"/>
              </w:numPr>
              <w:rPr>
                <w:rFonts w:ascii="Arial" w:hAnsi="Arial" w:cs="Arial"/>
                <w:sz w:val="24"/>
                <w:szCs w:val="24"/>
              </w:rPr>
            </w:pPr>
            <w:r>
              <w:rPr>
                <w:rFonts w:ascii="Arial" w:hAnsi="Arial" w:cs="Arial"/>
                <w:sz w:val="24"/>
                <w:szCs w:val="24"/>
              </w:rPr>
              <w:t>Data privacy regulations or guidelines are not violated.</w:t>
            </w:r>
          </w:p>
        </w:tc>
        <w:tc>
          <w:tcPr>
            <w:tcW w:w="2588" w:type="dxa"/>
            <w:tcBorders>
              <w:top w:val="single" w:sz="4" w:space="0" w:color="auto"/>
              <w:bottom w:val="single" w:sz="4" w:space="0" w:color="auto"/>
            </w:tcBorders>
          </w:tcPr>
          <w:p w14:paraId="6CAA3E7A" w14:textId="77777777" w:rsidR="00D30178" w:rsidRDefault="00D30178" w:rsidP="00D30178">
            <w:pPr>
              <w:rPr>
                <w:rFonts w:ascii="Arial" w:hAnsi="Arial" w:cs="Arial"/>
                <w:sz w:val="24"/>
                <w:szCs w:val="24"/>
              </w:rPr>
            </w:pPr>
          </w:p>
        </w:tc>
        <w:tc>
          <w:tcPr>
            <w:tcW w:w="3227" w:type="dxa"/>
            <w:tcBorders>
              <w:top w:val="single" w:sz="4" w:space="0" w:color="auto"/>
              <w:bottom w:val="single" w:sz="4" w:space="0" w:color="auto"/>
            </w:tcBorders>
          </w:tcPr>
          <w:p w14:paraId="5A2BAE9A" w14:textId="77777777" w:rsidR="00D30178" w:rsidRDefault="00D30178" w:rsidP="00D30178">
            <w:pPr>
              <w:rPr>
                <w:rFonts w:ascii="Arial" w:hAnsi="Arial" w:cs="Arial"/>
                <w:sz w:val="24"/>
                <w:szCs w:val="24"/>
              </w:rPr>
            </w:pPr>
          </w:p>
        </w:tc>
      </w:tr>
      <w:tr w:rsidR="00D30178" w14:paraId="751E1048" w14:textId="77777777" w:rsidTr="00D30178">
        <w:trPr>
          <w:trHeight w:val="309"/>
        </w:trPr>
        <w:tc>
          <w:tcPr>
            <w:tcW w:w="3865" w:type="dxa"/>
            <w:tcBorders>
              <w:top w:val="single" w:sz="4" w:space="0" w:color="auto"/>
              <w:bottom w:val="thickThinSmallGap" w:sz="24" w:space="0" w:color="auto"/>
            </w:tcBorders>
          </w:tcPr>
          <w:p w14:paraId="2C834C89" w14:textId="6E73D3CE" w:rsidR="00D30178" w:rsidRPr="00D30178" w:rsidRDefault="00D30178" w:rsidP="00D30178">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41BE7BB" w14:textId="77777777" w:rsidR="00D30178" w:rsidRDefault="00D30178" w:rsidP="00D30178">
            <w:pPr>
              <w:rPr>
                <w:rFonts w:ascii="Arial" w:hAnsi="Arial" w:cs="Arial"/>
                <w:sz w:val="24"/>
                <w:szCs w:val="24"/>
              </w:rPr>
            </w:pPr>
          </w:p>
        </w:tc>
        <w:tc>
          <w:tcPr>
            <w:tcW w:w="3227" w:type="dxa"/>
            <w:tcBorders>
              <w:top w:val="single" w:sz="4" w:space="0" w:color="auto"/>
              <w:bottom w:val="thickThinSmallGap" w:sz="24" w:space="0" w:color="auto"/>
            </w:tcBorders>
          </w:tcPr>
          <w:p w14:paraId="7D95C11A" w14:textId="77777777" w:rsidR="00D30178" w:rsidRDefault="00D30178" w:rsidP="00D30178">
            <w:pPr>
              <w:rPr>
                <w:rFonts w:ascii="Arial" w:hAnsi="Arial" w:cs="Arial"/>
                <w:sz w:val="24"/>
                <w:szCs w:val="24"/>
              </w:rPr>
            </w:pPr>
          </w:p>
        </w:tc>
      </w:tr>
    </w:tbl>
    <w:p w14:paraId="4CF565CB" w14:textId="77777777" w:rsidR="00FC56F7" w:rsidRDefault="00FC56F7" w:rsidP="00154C9C">
      <w:pPr>
        <w:rPr>
          <w:rFonts w:ascii="Arial" w:hAnsi="Arial" w:cs="Arial"/>
          <w:sz w:val="24"/>
          <w:szCs w:val="24"/>
        </w:rPr>
      </w:pPr>
    </w:p>
    <w:p w14:paraId="728211C1" w14:textId="77777777" w:rsidR="00D30178" w:rsidRDefault="00D30178" w:rsidP="00154C9C">
      <w:pPr>
        <w:rPr>
          <w:rFonts w:ascii="Arial" w:hAnsi="Arial" w:cs="Arial"/>
          <w:sz w:val="24"/>
          <w:szCs w:val="24"/>
        </w:rPr>
      </w:pPr>
    </w:p>
    <w:p w14:paraId="5069C5C6" w14:textId="77777777" w:rsidR="00D30178" w:rsidRDefault="00D30178" w:rsidP="00154C9C">
      <w:pPr>
        <w:rPr>
          <w:rFonts w:ascii="Arial" w:hAnsi="Arial" w:cs="Arial"/>
          <w:sz w:val="24"/>
          <w:szCs w:val="24"/>
        </w:rPr>
      </w:pPr>
    </w:p>
    <w:p w14:paraId="00D129F9" w14:textId="77777777" w:rsidR="00D30178" w:rsidRDefault="00D30178" w:rsidP="00154C9C">
      <w:pPr>
        <w:rPr>
          <w:rFonts w:ascii="Arial" w:hAnsi="Arial" w:cs="Arial"/>
          <w:sz w:val="24"/>
          <w:szCs w:val="24"/>
        </w:rPr>
      </w:pPr>
    </w:p>
    <w:p w14:paraId="1ECE7A32" w14:textId="77777777" w:rsidR="00D30178" w:rsidRDefault="00D30178" w:rsidP="00154C9C">
      <w:pPr>
        <w:rPr>
          <w:rFonts w:ascii="Arial" w:hAnsi="Arial" w:cs="Arial"/>
          <w:sz w:val="24"/>
          <w:szCs w:val="24"/>
        </w:rPr>
      </w:pPr>
    </w:p>
    <w:p w14:paraId="1901E475" w14:textId="77777777" w:rsidR="00D30178" w:rsidRDefault="00D30178" w:rsidP="00154C9C">
      <w:pPr>
        <w:rPr>
          <w:rFonts w:ascii="Arial" w:hAnsi="Arial" w:cs="Arial"/>
          <w:sz w:val="24"/>
          <w:szCs w:val="24"/>
        </w:rPr>
      </w:pPr>
    </w:p>
    <w:p w14:paraId="170D52DB" w14:textId="77777777" w:rsidR="00D30178" w:rsidRDefault="00D30178" w:rsidP="00154C9C">
      <w:pPr>
        <w:rPr>
          <w:rFonts w:ascii="Arial" w:hAnsi="Arial" w:cs="Arial"/>
          <w:sz w:val="24"/>
          <w:szCs w:val="24"/>
        </w:rPr>
      </w:pPr>
    </w:p>
    <w:p w14:paraId="5C62BAC3" w14:textId="77777777" w:rsidR="00D30178" w:rsidRDefault="00D30178" w:rsidP="00154C9C">
      <w:pPr>
        <w:rPr>
          <w:rFonts w:ascii="Arial" w:hAnsi="Arial" w:cs="Arial"/>
          <w:sz w:val="24"/>
          <w:szCs w:val="24"/>
        </w:rPr>
      </w:pPr>
    </w:p>
    <w:p w14:paraId="6F63C5AB" w14:textId="77777777" w:rsidR="00D30178" w:rsidRDefault="00D30178" w:rsidP="00154C9C">
      <w:pPr>
        <w:rPr>
          <w:rFonts w:ascii="Arial" w:hAnsi="Arial" w:cs="Arial"/>
          <w:sz w:val="24"/>
          <w:szCs w:val="24"/>
        </w:rPr>
      </w:pPr>
    </w:p>
    <w:p w14:paraId="497D735E" w14:textId="77777777" w:rsidR="00D30178" w:rsidRDefault="00D30178" w:rsidP="00154C9C">
      <w:pPr>
        <w:rPr>
          <w:rFonts w:ascii="Arial" w:hAnsi="Arial" w:cs="Arial"/>
          <w:sz w:val="24"/>
          <w:szCs w:val="24"/>
        </w:rPr>
      </w:pPr>
    </w:p>
    <w:p w14:paraId="14851AEF" w14:textId="77777777" w:rsidR="00D30178" w:rsidRDefault="00D30178" w:rsidP="00154C9C">
      <w:pPr>
        <w:rPr>
          <w:rFonts w:ascii="Arial" w:hAnsi="Arial" w:cs="Arial"/>
          <w:sz w:val="24"/>
          <w:szCs w:val="24"/>
        </w:rPr>
      </w:pPr>
    </w:p>
    <w:p w14:paraId="10EF979E" w14:textId="77777777" w:rsidR="00D30178" w:rsidRDefault="00D30178" w:rsidP="00154C9C">
      <w:pPr>
        <w:rPr>
          <w:rFonts w:ascii="Arial" w:hAnsi="Arial" w:cs="Arial"/>
          <w:sz w:val="24"/>
          <w:szCs w:val="24"/>
        </w:rPr>
      </w:pP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0178" w14:paraId="26D206BC" w14:textId="77777777" w:rsidTr="00F821F0">
        <w:trPr>
          <w:trHeight w:val="319"/>
        </w:trPr>
        <w:tc>
          <w:tcPr>
            <w:tcW w:w="3865" w:type="dxa"/>
            <w:tcBorders>
              <w:top w:val="thinThickSmallGap" w:sz="24" w:space="0" w:color="auto"/>
              <w:bottom w:val="single" w:sz="4" w:space="0" w:color="auto"/>
            </w:tcBorders>
          </w:tcPr>
          <w:p w14:paraId="32C64A98"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7C286A54"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358412CD"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Interpretation</w:t>
            </w:r>
          </w:p>
        </w:tc>
      </w:tr>
      <w:tr w:rsidR="00D30178" w14:paraId="3F5F8CF6" w14:textId="77777777" w:rsidTr="00F821F0">
        <w:trPr>
          <w:trHeight w:val="3058"/>
        </w:trPr>
        <w:tc>
          <w:tcPr>
            <w:tcW w:w="3865" w:type="dxa"/>
            <w:tcBorders>
              <w:top w:val="single" w:sz="4" w:space="0" w:color="auto"/>
              <w:bottom w:val="single" w:sz="4" w:space="0" w:color="auto"/>
            </w:tcBorders>
          </w:tcPr>
          <w:p w14:paraId="62591FFA" w14:textId="425FDD91"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Data is not redundantly inputted or copied.</w:t>
            </w:r>
          </w:p>
          <w:p w14:paraId="102CB72E" w14:textId="77777777" w:rsidR="00D30178" w:rsidRDefault="00D30178" w:rsidP="00F821F0">
            <w:pPr>
              <w:pStyle w:val="ListParagraph"/>
              <w:rPr>
                <w:rFonts w:ascii="Arial" w:hAnsi="Arial" w:cs="Arial"/>
                <w:sz w:val="24"/>
                <w:szCs w:val="24"/>
              </w:rPr>
            </w:pPr>
          </w:p>
          <w:p w14:paraId="1E7C0EC5" w14:textId="35D99FC7" w:rsidR="00D30178" w:rsidRPr="00D30178" w:rsidRDefault="00D335CA" w:rsidP="00D30178">
            <w:pPr>
              <w:pStyle w:val="ListParagraph"/>
              <w:numPr>
                <w:ilvl w:val="0"/>
                <w:numId w:val="32"/>
              </w:numPr>
              <w:spacing w:line="240" w:lineRule="auto"/>
              <w:rPr>
                <w:rFonts w:ascii="Arial" w:hAnsi="Arial" w:cs="Arial"/>
                <w:sz w:val="24"/>
                <w:szCs w:val="24"/>
              </w:rPr>
            </w:pPr>
            <w:r>
              <w:rPr>
                <w:rFonts w:ascii="Arial" w:hAnsi="Arial" w:cs="Arial"/>
                <w:sz w:val="24"/>
                <w:szCs w:val="24"/>
              </w:rPr>
              <w:t>Data is not redundantly processed.</w:t>
            </w:r>
          </w:p>
          <w:p w14:paraId="184F51BE" w14:textId="77777777" w:rsidR="00D30178" w:rsidRPr="00D30178" w:rsidRDefault="00D30178"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294ED811" w14:textId="77777777" w:rsidR="00D335CA" w:rsidRDefault="00D335CA" w:rsidP="00D30178">
            <w:pPr>
              <w:pStyle w:val="ListParagraph"/>
              <w:numPr>
                <w:ilvl w:val="0"/>
                <w:numId w:val="32"/>
              </w:numPr>
              <w:rPr>
                <w:rFonts w:ascii="Arial" w:hAnsi="Arial" w:cs="Arial"/>
                <w:sz w:val="24"/>
                <w:szCs w:val="24"/>
              </w:rPr>
            </w:pPr>
            <w:r>
              <w:rPr>
                <w:rFonts w:ascii="Arial" w:hAnsi="Arial" w:cs="Arial"/>
                <w:sz w:val="24"/>
                <w:szCs w:val="24"/>
              </w:rPr>
              <w:t>Information is not redundantly generated.</w:t>
            </w:r>
          </w:p>
          <w:p w14:paraId="50C3BBD9" w14:textId="77777777" w:rsidR="00D335CA" w:rsidRPr="00D335CA" w:rsidRDefault="00D335CA" w:rsidP="00D335CA">
            <w:pPr>
              <w:pStyle w:val="ListParagraph"/>
              <w:rPr>
                <w:rFonts w:ascii="Arial" w:hAnsi="Arial" w:cs="Arial"/>
                <w:sz w:val="24"/>
                <w:szCs w:val="24"/>
              </w:rPr>
            </w:pPr>
          </w:p>
          <w:p w14:paraId="58F01960" w14:textId="7F37DEE3" w:rsidR="00D30178" w:rsidRDefault="00D335CA" w:rsidP="00D30178">
            <w:pPr>
              <w:pStyle w:val="ListParagraph"/>
              <w:numPr>
                <w:ilvl w:val="0"/>
                <w:numId w:val="32"/>
              </w:numPr>
              <w:rPr>
                <w:rFonts w:ascii="Arial" w:hAnsi="Arial" w:cs="Arial"/>
                <w:sz w:val="24"/>
                <w:szCs w:val="24"/>
              </w:rPr>
            </w:pPr>
            <w:r>
              <w:rPr>
                <w:rFonts w:ascii="Arial" w:hAnsi="Arial" w:cs="Arial"/>
                <w:sz w:val="24"/>
                <w:szCs w:val="24"/>
              </w:rPr>
              <w:t>Effort required for tasks is moderated.</w:t>
            </w:r>
          </w:p>
          <w:p w14:paraId="0E0A6B31" w14:textId="77777777" w:rsidR="00D335CA" w:rsidRPr="00D335CA" w:rsidRDefault="00D335CA" w:rsidP="00D335CA">
            <w:pPr>
              <w:pStyle w:val="ListParagraph"/>
              <w:rPr>
                <w:rFonts w:ascii="Arial" w:hAnsi="Arial" w:cs="Arial"/>
                <w:sz w:val="24"/>
                <w:szCs w:val="24"/>
              </w:rPr>
            </w:pPr>
          </w:p>
          <w:p w14:paraId="35FFA603" w14:textId="2A93AC6D" w:rsidR="00D335CA" w:rsidRPr="00FC56F7" w:rsidRDefault="00D335CA" w:rsidP="00D30178">
            <w:pPr>
              <w:pStyle w:val="ListParagraph"/>
              <w:numPr>
                <w:ilvl w:val="0"/>
                <w:numId w:val="32"/>
              </w:numPr>
              <w:rPr>
                <w:rFonts w:ascii="Arial" w:hAnsi="Arial" w:cs="Arial"/>
                <w:sz w:val="24"/>
                <w:szCs w:val="24"/>
              </w:rPr>
            </w:pPr>
            <w:r>
              <w:rPr>
                <w:rFonts w:ascii="Arial" w:hAnsi="Arial" w:cs="Arial"/>
                <w:sz w:val="24"/>
                <w:szCs w:val="24"/>
              </w:rPr>
              <w:t>Materials required for tasks are not excessive.</w:t>
            </w:r>
          </w:p>
        </w:tc>
        <w:tc>
          <w:tcPr>
            <w:tcW w:w="2588" w:type="dxa"/>
            <w:tcBorders>
              <w:top w:val="single" w:sz="4" w:space="0" w:color="auto"/>
              <w:bottom w:val="single" w:sz="4" w:space="0" w:color="auto"/>
            </w:tcBorders>
          </w:tcPr>
          <w:p w14:paraId="2B909F93" w14:textId="77777777" w:rsidR="00D30178" w:rsidRDefault="00D30178" w:rsidP="00F821F0">
            <w:pPr>
              <w:rPr>
                <w:rFonts w:ascii="Arial" w:hAnsi="Arial" w:cs="Arial"/>
                <w:sz w:val="24"/>
                <w:szCs w:val="24"/>
              </w:rPr>
            </w:pPr>
          </w:p>
        </w:tc>
        <w:tc>
          <w:tcPr>
            <w:tcW w:w="3227" w:type="dxa"/>
            <w:tcBorders>
              <w:top w:val="single" w:sz="4" w:space="0" w:color="auto"/>
              <w:bottom w:val="single" w:sz="4" w:space="0" w:color="auto"/>
            </w:tcBorders>
          </w:tcPr>
          <w:p w14:paraId="6646A61D" w14:textId="77777777" w:rsidR="00D30178" w:rsidRDefault="00D30178" w:rsidP="00F821F0">
            <w:pPr>
              <w:rPr>
                <w:rFonts w:ascii="Arial" w:hAnsi="Arial" w:cs="Arial"/>
                <w:sz w:val="24"/>
                <w:szCs w:val="24"/>
              </w:rPr>
            </w:pPr>
          </w:p>
        </w:tc>
      </w:tr>
      <w:tr w:rsidR="00D30178" w14:paraId="5F801310" w14:textId="77777777" w:rsidTr="00F821F0">
        <w:trPr>
          <w:trHeight w:val="309"/>
        </w:trPr>
        <w:tc>
          <w:tcPr>
            <w:tcW w:w="3865" w:type="dxa"/>
            <w:tcBorders>
              <w:top w:val="single" w:sz="4" w:space="0" w:color="auto"/>
              <w:bottom w:val="thickThinSmallGap" w:sz="24" w:space="0" w:color="auto"/>
            </w:tcBorders>
          </w:tcPr>
          <w:p w14:paraId="4FAF9ED2" w14:textId="77777777" w:rsidR="00D30178" w:rsidRPr="00D30178" w:rsidRDefault="00D30178"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1F6CB5E2" w14:textId="77777777" w:rsidR="00D30178" w:rsidRDefault="00D30178" w:rsidP="00F821F0">
            <w:pPr>
              <w:rPr>
                <w:rFonts w:ascii="Arial" w:hAnsi="Arial" w:cs="Arial"/>
                <w:sz w:val="24"/>
                <w:szCs w:val="24"/>
              </w:rPr>
            </w:pPr>
          </w:p>
        </w:tc>
        <w:tc>
          <w:tcPr>
            <w:tcW w:w="3227" w:type="dxa"/>
            <w:tcBorders>
              <w:top w:val="single" w:sz="4" w:space="0" w:color="auto"/>
              <w:bottom w:val="thickThinSmallGap" w:sz="24" w:space="0" w:color="auto"/>
            </w:tcBorders>
          </w:tcPr>
          <w:p w14:paraId="288A5F8B" w14:textId="77777777" w:rsidR="00D30178" w:rsidRDefault="00D30178" w:rsidP="00F821F0">
            <w:pPr>
              <w:rPr>
                <w:rFonts w:ascii="Arial" w:hAnsi="Arial" w:cs="Arial"/>
                <w:sz w:val="24"/>
                <w:szCs w:val="24"/>
              </w:rPr>
            </w:pPr>
          </w:p>
        </w:tc>
      </w:tr>
    </w:tbl>
    <w:p w14:paraId="7B30EF24" w14:textId="007F9716" w:rsidR="00D30178" w:rsidRDefault="00D30178"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8</w:t>
      </w:r>
      <w:r>
        <w:rPr>
          <w:rFonts w:ascii="Arial" w:hAnsi="Arial" w:cs="Arial"/>
          <w:sz w:val="24"/>
          <w:szCs w:val="24"/>
        </w:rPr>
        <w:t>. Responses of the End-Users and IT Experts on PIECES Software Evaluation in terms of Alumni Tracking with Career Services bridging the Gap between Alumni and Employment</w:t>
      </w:r>
      <w:r w:rsidR="00D335CA">
        <w:rPr>
          <w:rFonts w:ascii="Arial" w:hAnsi="Arial" w:cs="Arial"/>
          <w:sz w:val="24"/>
          <w:szCs w:val="24"/>
        </w:rPr>
        <w:t>’s Efficiency.</w:t>
      </w:r>
    </w:p>
    <w:p w14:paraId="564F97BA" w14:textId="77777777" w:rsidR="00D30178" w:rsidRDefault="00D30178" w:rsidP="00154C9C">
      <w:pPr>
        <w:rPr>
          <w:rFonts w:ascii="Arial" w:hAnsi="Arial" w:cs="Arial"/>
          <w:sz w:val="24"/>
          <w:szCs w:val="24"/>
        </w:rPr>
      </w:pPr>
    </w:p>
    <w:p w14:paraId="370552E9" w14:textId="77777777" w:rsidR="00D30178" w:rsidRDefault="00D30178" w:rsidP="00154C9C">
      <w:pPr>
        <w:rPr>
          <w:rFonts w:ascii="Arial" w:hAnsi="Arial" w:cs="Arial"/>
          <w:sz w:val="24"/>
          <w:szCs w:val="24"/>
        </w:rPr>
      </w:pPr>
    </w:p>
    <w:p w14:paraId="524B4E60" w14:textId="77777777" w:rsidR="00D335CA" w:rsidRDefault="00D335CA" w:rsidP="00154C9C">
      <w:pPr>
        <w:rPr>
          <w:rFonts w:ascii="Arial" w:hAnsi="Arial" w:cs="Arial"/>
          <w:sz w:val="24"/>
          <w:szCs w:val="24"/>
        </w:rPr>
      </w:pPr>
    </w:p>
    <w:p w14:paraId="25517B1F" w14:textId="77777777" w:rsidR="00D335CA" w:rsidRDefault="00D335CA" w:rsidP="00154C9C">
      <w:pPr>
        <w:rPr>
          <w:rFonts w:ascii="Arial" w:hAnsi="Arial" w:cs="Arial"/>
          <w:sz w:val="24"/>
          <w:szCs w:val="24"/>
        </w:rPr>
      </w:pPr>
    </w:p>
    <w:p w14:paraId="5D2D79AF" w14:textId="77777777" w:rsidR="00533CCC" w:rsidRDefault="00533CCC" w:rsidP="00154C9C">
      <w:pPr>
        <w:rPr>
          <w:rFonts w:ascii="Arial" w:hAnsi="Arial" w:cs="Arial"/>
          <w:sz w:val="24"/>
          <w:szCs w:val="24"/>
        </w:rPr>
      </w:pPr>
    </w:p>
    <w:p w14:paraId="4B2EADE1" w14:textId="77777777" w:rsidR="00533CCC" w:rsidRDefault="00533CCC" w:rsidP="00154C9C">
      <w:pPr>
        <w:rPr>
          <w:rFonts w:ascii="Arial" w:hAnsi="Arial" w:cs="Arial"/>
          <w:sz w:val="24"/>
          <w:szCs w:val="24"/>
        </w:rPr>
      </w:pPr>
    </w:p>
    <w:p w14:paraId="78005E42" w14:textId="77777777" w:rsidR="00533CCC" w:rsidRDefault="00533CCC" w:rsidP="00154C9C">
      <w:pPr>
        <w:rPr>
          <w:rFonts w:ascii="Arial" w:hAnsi="Arial" w:cs="Arial"/>
          <w:sz w:val="24"/>
          <w:szCs w:val="24"/>
        </w:rPr>
      </w:pPr>
    </w:p>
    <w:p w14:paraId="769927B7" w14:textId="77777777" w:rsidR="00533CCC" w:rsidRDefault="00533CCC" w:rsidP="00154C9C">
      <w:pPr>
        <w:rPr>
          <w:rFonts w:ascii="Arial" w:hAnsi="Arial" w:cs="Arial"/>
          <w:sz w:val="24"/>
          <w:szCs w:val="24"/>
        </w:rPr>
      </w:pPr>
    </w:p>
    <w:p w14:paraId="40510CAC" w14:textId="0DBC12ED" w:rsidR="00D335CA" w:rsidRDefault="00D335CA"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9</w:t>
      </w:r>
      <w:r>
        <w:rPr>
          <w:rFonts w:ascii="Arial" w:hAnsi="Arial" w:cs="Arial"/>
          <w:sz w:val="24"/>
          <w:szCs w:val="24"/>
        </w:rPr>
        <w:t>. Responses of the End-Users and IT Experts on PIECES Software Evaluation in terms of Alumni Tracking with Career Services bridging the Gap between Alumni and Employment’s</w:t>
      </w:r>
      <w:r w:rsidR="00B60BE0">
        <w:rPr>
          <w:rFonts w:ascii="Arial" w:hAnsi="Arial" w:cs="Arial"/>
          <w:sz w:val="24"/>
          <w:szCs w:val="24"/>
        </w:rPr>
        <w:t xml:space="preserve"> Service.</w:t>
      </w:r>
    </w:p>
    <w:tbl>
      <w:tblPr>
        <w:tblStyle w:val="TableGrid"/>
        <w:tblpPr w:leftFromText="180" w:rightFromText="180" w:vertAnchor="page" w:horzAnchor="margin" w:tblpXSpec="center" w:tblpY="4602"/>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5564E7B0" w14:textId="77777777" w:rsidTr="00F821F0">
        <w:trPr>
          <w:trHeight w:val="319"/>
        </w:trPr>
        <w:tc>
          <w:tcPr>
            <w:tcW w:w="3865" w:type="dxa"/>
            <w:tcBorders>
              <w:top w:val="thinThickSmallGap" w:sz="24" w:space="0" w:color="auto"/>
              <w:bottom w:val="single" w:sz="4" w:space="0" w:color="auto"/>
            </w:tcBorders>
          </w:tcPr>
          <w:p w14:paraId="0C2C61C2"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1DAF037B"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5E253B68"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Interpretation</w:t>
            </w:r>
          </w:p>
        </w:tc>
      </w:tr>
      <w:tr w:rsidR="00D335CA" w14:paraId="02A94A12" w14:textId="77777777" w:rsidTr="00F821F0">
        <w:trPr>
          <w:trHeight w:val="3058"/>
        </w:trPr>
        <w:tc>
          <w:tcPr>
            <w:tcW w:w="3865" w:type="dxa"/>
            <w:tcBorders>
              <w:top w:val="single" w:sz="4" w:space="0" w:color="auto"/>
              <w:bottom w:val="single" w:sz="4" w:space="0" w:color="auto"/>
            </w:tcBorders>
          </w:tcPr>
          <w:p w14:paraId="1B191BCA" w14:textId="2195311B"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accurate results.</w:t>
            </w:r>
          </w:p>
          <w:p w14:paraId="2D4BC77C" w14:textId="77777777" w:rsidR="00D335CA" w:rsidRDefault="00D335CA" w:rsidP="00F821F0">
            <w:pPr>
              <w:pStyle w:val="ListParagraph"/>
              <w:rPr>
                <w:rFonts w:ascii="Arial" w:hAnsi="Arial" w:cs="Arial"/>
                <w:sz w:val="24"/>
                <w:szCs w:val="24"/>
              </w:rPr>
            </w:pPr>
          </w:p>
          <w:p w14:paraId="4F30B53D" w14:textId="3540CC80" w:rsidR="00D335CA" w:rsidRPr="00D30178" w:rsidRDefault="00D335CA" w:rsidP="00D335CA">
            <w:pPr>
              <w:pStyle w:val="ListParagraph"/>
              <w:numPr>
                <w:ilvl w:val="0"/>
                <w:numId w:val="33"/>
              </w:numPr>
              <w:spacing w:line="240" w:lineRule="auto"/>
              <w:rPr>
                <w:rFonts w:ascii="Arial" w:hAnsi="Arial" w:cs="Arial"/>
                <w:sz w:val="24"/>
                <w:szCs w:val="24"/>
              </w:rPr>
            </w:pPr>
            <w:r>
              <w:rPr>
                <w:rFonts w:ascii="Arial" w:hAnsi="Arial" w:cs="Arial"/>
                <w:sz w:val="24"/>
                <w:szCs w:val="24"/>
              </w:rPr>
              <w:t>The system produces consistent results.</w:t>
            </w:r>
          </w:p>
          <w:p w14:paraId="1AA5D328" w14:textId="77777777" w:rsidR="00D335CA" w:rsidRPr="00D30178" w:rsidRDefault="00D335CA" w:rsidP="00F821F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66A271E2" w14:textId="2340B7FA"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produces reliable results.</w:t>
            </w:r>
          </w:p>
          <w:p w14:paraId="00F7C877" w14:textId="77777777" w:rsidR="00D335CA" w:rsidRPr="00D335CA" w:rsidRDefault="00D335CA" w:rsidP="00F821F0">
            <w:pPr>
              <w:pStyle w:val="ListParagraph"/>
              <w:rPr>
                <w:rFonts w:ascii="Arial" w:hAnsi="Arial" w:cs="Arial"/>
                <w:sz w:val="24"/>
                <w:szCs w:val="24"/>
              </w:rPr>
            </w:pPr>
          </w:p>
          <w:p w14:paraId="3CD23D25" w14:textId="2BD48D05" w:rsidR="00D335CA"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not easy to learn and use.</w:t>
            </w:r>
          </w:p>
          <w:p w14:paraId="68808BF5" w14:textId="77777777" w:rsidR="00D335CA" w:rsidRPr="00D335CA" w:rsidRDefault="00D335CA" w:rsidP="00F821F0">
            <w:pPr>
              <w:pStyle w:val="ListParagraph"/>
              <w:rPr>
                <w:rFonts w:ascii="Arial" w:hAnsi="Arial" w:cs="Arial"/>
                <w:sz w:val="24"/>
                <w:szCs w:val="24"/>
              </w:rPr>
            </w:pPr>
          </w:p>
          <w:p w14:paraId="2686214E" w14:textId="4C0EB3E8" w:rsidR="00D335CA" w:rsidRPr="00FC56F7" w:rsidRDefault="00D335CA" w:rsidP="00D335CA">
            <w:pPr>
              <w:pStyle w:val="ListParagraph"/>
              <w:numPr>
                <w:ilvl w:val="0"/>
                <w:numId w:val="33"/>
              </w:numPr>
              <w:rPr>
                <w:rFonts w:ascii="Arial" w:hAnsi="Arial" w:cs="Arial"/>
                <w:sz w:val="24"/>
                <w:szCs w:val="24"/>
              </w:rPr>
            </w:pPr>
            <w:r>
              <w:rPr>
                <w:rFonts w:ascii="Arial" w:hAnsi="Arial" w:cs="Arial"/>
                <w:sz w:val="24"/>
                <w:szCs w:val="24"/>
              </w:rPr>
              <w:t>The system is flexible to new, exceptional situations or change.</w:t>
            </w:r>
          </w:p>
        </w:tc>
        <w:tc>
          <w:tcPr>
            <w:tcW w:w="2588" w:type="dxa"/>
            <w:tcBorders>
              <w:top w:val="single" w:sz="4" w:space="0" w:color="auto"/>
              <w:bottom w:val="single" w:sz="4" w:space="0" w:color="auto"/>
            </w:tcBorders>
          </w:tcPr>
          <w:p w14:paraId="02B86503" w14:textId="77777777" w:rsidR="00D335CA" w:rsidRDefault="00D335CA" w:rsidP="00F821F0">
            <w:pPr>
              <w:rPr>
                <w:rFonts w:ascii="Arial" w:hAnsi="Arial" w:cs="Arial"/>
                <w:sz w:val="24"/>
                <w:szCs w:val="24"/>
              </w:rPr>
            </w:pPr>
          </w:p>
        </w:tc>
        <w:tc>
          <w:tcPr>
            <w:tcW w:w="3227" w:type="dxa"/>
            <w:tcBorders>
              <w:top w:val="single" w:sz="4" w:space="0" w:color="auto"/>
              <w:bottom w:val="single" w:sz="4" w:space="0" w:color="auto"/>
            </w:tcBorders>
          </w:tcPr>
          <w:p w14:paraId="7707D5FD" w14:textId="77777777" w:rsidR="00D335CA" w:rsidRDefault="00D335CA" w:rsidP="00F821F0">
            <w:pPr>
              <w:rPr>
                <w:rFonts w:ascii="Arial" w:hAnsi="Arial" w:cs="Arial"/>
                <w:sz w:val="24"/>
                <w:szCs w:val="24"/>
              </w:rPr>
            </w:pPr>
          </w:p>
        </w:tc>
      </w:tr>
      <w:tr w:rsidR="00D335CA" w14:paraId="2F0E2BC2" w14:textId="77777777" w:rsidTr="00F821F0">
        <w:trPr>
          <w:trHeight w:val="309"/>
        </w:trPr>
        <w:tc>
          <w:tcPr>
            <w:tcW w:w="3865" w:type="dxa"/>
            <w:tcBorders>
              <w:top w:val="single" w:sz="4" w:space="0" w:color="auto"/>
              <w:bottom w:val="thickThinSmallGap" w:sz="24" w:space="0" w:color="auto"/>
            </w:tcBorders>
          </w:tcPr>
          <w:p w14:paraId="338B4206" w14:textId="77777777" w:rsidR="00D335CA" w:rsidRPr="00D30178" w:rsidRDefault="00D335CA" w:rsidP="00F821F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00709D7A" w14:textId="77777777" w:rsidR="00D335CA" w:rsidRDefault="00D335CA" w:rsidP="00F821F0">
            <w:pPr>
              <w:rPr>
                <w:rFonts w:ascii="Arial" w:hAnsi="Arial" w:cs="Arial"/>
                <w:sz w:val="24"/>
                <w:szCs w:val="24"/>
              </w:rPr>
            </w:pPr>
          </w:p>
        </w:tc>
        <w:tc>
          <w:tcPr>
            <w:tcW w:w="3227" w:type="dxa"/>
            <w:tcBorders>
              <w:top w:val="single" w:sz="4" w:space="0" w:color="auto"/>
              <w:bottom w:val="thickThinSmallGap" w:sz="24" w:space="0" w:color="auto"/>
            </w:tcBorders>
          </w:tcPr>
          <w:p w14:paraId="7B560BC3" w14:textId="77777777" w:rsidR="00D335CA" w:rsidRDefault="00D335CA" w:rsidP="00F821F0">
            <w:pPr>
              <w:rPr>
                <w:rFonts w:ascii="Arial" w:hAnsi="Arial" w:cs="Arial"/>
                <w:sz w:val="24"/>
                <w:szCs w:val="24"/>
              </w:rPr>
            </w:pPr>
          </w:p>
        </w:tc>
      </w:tr>
    </w:tbl>
    <w:p w14:paraId="01FF045E" w14:textId="77777777" w:rsidR="00D335CA" w:rsidRDefault="00D335CA" w:rsidP="00154C9C">
      <w:pPr>
        <w:rPr>
          <w:rFonts w:ascii="Arial" w:hAnsi="Arial" w:cs="Arial"/>
          <w:sz w:val="24"/>
          <w:szCs w:val="24"/>
        </w:rPr>
      </w:pPr>
    </w:p>
    <w:p w14:paraId="42C3FF34" w14:textId="77777777" w:rsidR="00D335CA" w:rsidRDefault="00D335CA" w:rsidP="00154C9C">
      <w:pPr>
        <w:rPr>
          <w:rFonts w:ascii="Arial" w:hAnsi="Arial" w:cs="Arial"/>
          <w:sz w:val="24"/>
          <w:szCs w:val="24"/>
        </w:rPr>
      </w:pPr>
    </w:p>
    <w:p w14:paraId="602139E2" w14:textId="77777777" w:rsidR="00D335CA" w:rsidRDefault="00D335CA" w:rsidP="00154C9C">
      <w:pPr>
        <w:rPr>
          <w:rFonts w:ascii="Arial" w:hAnsi="Arial" w:cs="Arial"/>
          <w:sz w:val="24"/>
          <w:szCs w:val="24"/>
        </w:rPr>
      </w:pPr>
    </w:p>
    <w:p w14:paraId="7461157E" w14:textId="77777777" w:rsidR="00D335CA" w:rsidRDefault="00D335CA" w:rsidP="00154C9C">
      <w:pPr>
        <w:rPr>
          <w:rFonts w:ascii="Arial" w:hAnsi="Arial" w:cs="Arial"/>
          <w:sz w:val="24"/>
          <w:szCs w:val="24"/>
        </w:rPr>
      </w:pPr>
    </w:p>
    <w:p w14:paraId="68970630" w14:textId="77777777" w:rsidR="00D335CA" w:rsidRDefault="00D335CA" w:rsidP="00154C9C">
      <w:pPr>
        <w:rPr>
          <w:rFonts w:ascii="Arial" w:hAnsi="Arial" w:cs="Arial"/>
          <w:sz w:val="24"/>
          <w:szCs w:val="24"/>
        </w:rPr>
      </w:pPr>
    </w:p>
    <w:p w14:paraId="0408BEB3" w14:textId="77777777" w:rsidR="00D335CA" w:rsidRDefault="00D335CA" w:rsidP="00154C9C">
      <w:pPr>
        <w:rPr>
          <w:rFonts w:ascii="Arial" w:hAnsi="Arial" w:cs="Arial"/>
          <w:sz w:val="24"/>
          <w:szCs w:val="24"/>
        </w:rPr>
      </w:pPr>
    </w:p>
    <w:p w14:paraId="38BC5470" w14:textId="77777777" w:rsidR="00D335CA" w:rsidRDefault="00D335CA" w:rsidP="00154C9C">
      <w:pPr>
        <w:rPr>
          <w:rFonts w:ascii="Arial" w:hAnsi="Arial" w:cs="Arial"/>
          <w:sz w:val="24"/>
          <w:szCs w:val="24"/>
        </w:rPr>
      </w:pPr>
    </w:p>
    <w:p w14:paraId="1E6DE839" w14:textId="77777777" w:rsidR="00D335CA" w:rsidRDefault="00D335CA" w:rsidP="00154C9C">
      <w:pPr>
        <w:rPr>
          <w:rFonts w:ascii="Arial" w:hAnsi="Arial" w:cs="Arial"/>
          <w:sz w:val="24"/>
          <w:szCs w:val="24"/>
        </w:rPr>
      </w:pPr>
    </w:p>
    <w:p w14:paraId="3D2D413C" w14:textId="77777777" w:rsidR="00D335CA" w:rsidRDefault="00D335CA" w:rsidP="00154C9C">
      <w:pPr>
        <w:rPr>
          <w:rFonts w:ascii="Arial" w:hAnsi="Arial" w:cs="Arial"/>
          <w:sz w:val="24"/>
          <w:szCs w:val="24"/>
        </w:rPr>
      </w:pPr>
    </w:p>
    <w:p w14:paraId="46B5F0E2" w14:textId="56C55BDA" w:rsidR="00D335CA" w:rsidRDefault="00B60BE0" w:rsidP="00154C9C">
      <w:pPr>
        <w:rPr>
          <w:rFonts w:ascii="Arial" w:hAnsi="Arial" w:cs="Arial"/>
          <w:sz w:val="24"/>
          <w:szCs w:val="24"/>
        </w:rPr>
      </w:pPr>
      <w:r>
        <w:rPr>
          <w:rFonts w:ascii="Arial" w:hAnsi="Arial" w:cs="Arial"/>
          <w:sz w:val="24"/>
          <w:szCs w:val="24"/>
        </w:rPr>
        <w:t>Table</w:t>
      </w:r>
      <w:r w:rsidR="00C209FF">
        <w:rPr>
          <w:rFonts w:ascii="Arial" w:hAnsi="Arial" w:cs="Arial"/>
          <w:sz w:val="24"/>
          <w:szCs w:val="24"/>
        </w:rPr>
        <w:t xml:space="preserve"> 10</w:t>
      </w:r>
      <w:r>
        <w:rPr>
          <w:rFonts w:ascii="Arial" w:hAnsi="Arial" w:cs="Arial"/>
          <w:sz w:val="24"/>
          <w:szCs w:val="24"/>
        </w:rPr>
        <w:t>. Grand Mean of the Responses of the End-Users and IT Experts on PIECES Software Evaluation for Effectiveness, Efficiency and Usability of the developed Alumni Tracking with Career Services bridging the Gap between Alumni and Employment.</w:t>
      </w:r>
    </w:p>
    <w:tbl>
      <w:tblPr>
        <w:tblStyle w:val="TableGrid"/>
        <w:tblpPr w:leftFromText="180" w:rightFromText="180" w:vertAnchor="page" w:horzAnchor="margin" w:tblpXSpec="center" w:tblpY="5001"/>
        <w:tblW w:w="9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2588"/>
        <w:gridCol w:w="3227"/>
      </w:tblGrid>
      <w:tr w:rsidR="00D335CA" w14:paraId="26F384F8" w14:textId="77777777" w:rsidTr="00B60BE0">
        <w:trPr>
          <w:trHeight w:val="319"/>
        </w:trPr>
        <w:tc>
          <w:tcPr>
            <w:tcW w:w="3865" w:type="dxa"/>
            <w:tcBorders>
              <w:top w:val="thinThickSmallGap" w:sz="24" w:space="0" w:color="auto"/>
              <w:bottom w:val="single" w:sz="4" w:space="0" w:color="auto"/>
            </w:tcBorders>
          </w:tcPr>
          <w:p w14:paraId="294CE189"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Indicators</w:t>
            </w:r>
          </w:p>
        </w:tc>
        <w:tc>
          <w:tcPr>
            <w:tcW w:w="2588" w:type="dxa"/>
            <w:tcBorders>
              <w:top w:val="thinThickSmallGap" w:sz="24" w:space="0" w:color="auto"/>
              <w:bottom w:val="single" w:sz="4" w:space="0" w:color="auto"/>
            </w:tcBorders>
          </w:tcPr>
          <w:p w14:paraId="0574FB3F"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Weighted Mean</w:t>
            </w:r>
          </w:p>
        </w:tc>
        <w:tc>
          <w:tcPr>
            <w:tcW w:w="3227" w:type="dxa"/>
            <w:tcBorders>
              <w:top w:val="thinThickSmallGap" w:sz="24" w:space="0" w:color="auto"/>
              <w:bottom w:val="single" w:sz="4" w:space="0" w:color="auto"/>
            </w:tcBorders>
          </w:tcPr>
          <w:p w14:paraId="73D75562"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Interpretation</w:t>
            </w:r>
          </w:p>
        </w:tc>
      </w:tr>
      <w:tr w:rsidR="00D335CA" w14:paraId="2FEB39CF" w14:textId="77777777" w:rsidTr="00B60BE0">
        <w:trPr>
          <w:trHeight w:val="3058"/>
        </w:trPr>
        <w:tc>
          <w:tcPr>
            <w:tcW w:w="3865" w:type="dxa"/>
            <w:tcBorders>
              <w:top w:val="single" w:sz="4" w:space="0" w:color="auto"/>
              <w:bottom w:val="single" w:sz="4" w:space="0" w:color="auto"/>
            </w:tcBorders>
          </w:tcPr>
          <w:p w14:paraId="6740D504" w14:textId="2D5DDDD6"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Performance throughout and response time.</w:t>
            </w:r>
          </w:p>
          <w:p w14:paraId="3D38D9C3" w14:textId="77777777" w:rsidR="00D335CA" w:rsidRDefault="00D335CA" w:rsidP="00B60BE0">
            <w:pPr>
              <w:pStyle w:val="ListParagraph"/>
              <w:rPr>
                <w:rFonts w:ascii="Arial" w:hAnsi="Arial" w:cs="Arial"/>
                <w:sz w:val="24"/>
                <w:szCs w:val="24"/>
              </w:rPr>
            </w:pPr>
          </w:p>
          <w:p w14:paraId="4906E97A" w14:textId="4CCEAE79" w:rsidR="00D335CA" w:rsidRPr="00D30178" w:rsidRDefault="00D335CA" w:rsidP="00B60BE0">
            <w:pPr>
              <w:pStyle w:val="ListParagraph"/>
              <w:numPr>
                <w:ilvl w:val="0"/>
                <w:numId w:val="34"/>
              </w:numPr>
              <w:spacing w:line="240" w:lineRule="auto"/>
              <w:rPr>
                <w:rFonts w:ascii="Arial" w:hAnsi="Arial" w:cs="Arial"/>
                <w:sz w:val="24"/>
                <w:szCs w:val="24"/>
              </w:rPr>
            </w:pPr>
            <w:r>
              <w:rPr>
                <w:rFonts w:ascii="Arial" w:hAnsi="Arial" w:cs="Arial"/>
                <w:sz w:val="24"/>
                <w:szCs w:val="24"/>
              </w:rPr>
              <w:t>Information input, output and data storing.</w:t>
            </w:r>
          </w:p>
          <w:p w14:paraId="2937CCC8" w14:textId="77777777" w:rsidR="00D335CA" w:rsidRPr="00D30178" w:rsidRDefault="00D335CA" w:rsidP="00B60BE0">
            <w:pPr>
              <w:pStyle w:val="ListParagraph"/>
              <w:spacing w:line="240" w:lineRule="auto"/>
              <w:rPr>
                <w:rFonts w:ascii="Arial" w:hAnsi="Arial" w:cs="Arial"/>
                <w:sz w:val="24"/>
                <w:szCs w:val="24"/>
              </w:rPr>
            </w:pPr>
            <w:r w:rsidRPr="00D30178">
              <w:rPr>
                <w:rFonts w:ascii="Arial" w:hAnsi="Arial" w:cs="Arial"/>
                <w:sz w:val="24"/>
                <w:szCs w:val="24"/>
              </w:rPr>
              <w:t xml:space="preserve"> </w:t>
            </w:r>
          </w:p>
          <w:p w14:paraId="5CB7D7DE" w14:textId="01EB4545"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Economic Cost</w:t>
            </w:r>
          </w:p>
          <w:p w14:paraId="13E136DE" w14:textId="77777777" w:rsidR="00D335CA" w:rsidRPr="00D335CA" w:rsidRDefault="00D335CA" w:rsidP="00B60BE0">
            <w:pPr>
              <w:pStyle w:val="ListParagraph"/>
              <w:rPr>
                <w:rFonts w:ascii="Arial" w:hAnsi="Arial" w:cs="Arial"/>
                <w:sz w:val="24"/>
                <w:szCs w:val="24"/>
              </w:rPr>
            </w:pPr>
          </w:p>
          <w:p w14:paraId="4202A69C" w14:textId="6934FD08" w:rsidR="00D335CA" w:rsidRDefault="00D335CA" w:rsidP="00B60BE0">
            <w:pPr>
              <w:pStyle w:val="ListParagraph"/>
              <w:numPr>
                <w:ilvl w:val="0"/>
                <w:numId w:val="34"/>
              </w:numPr>
              <w:rPr>
                <w:rFonts w:ascii="Arial" w:hAnsi="Arial" w:cs="Arial"/>
                <w:sz w:val="24"/>
                <w:szCs w:val="24"/>
              </w:rPr>
            </w:pPr>
            <w:r>
              <w:rPr>
                <w:rFonts w:ascii="Arial" w:hAnsi="Arial" w:cs="Arial"/>
                <w:sz w:val="24"/>
                <w:szCs w:val="24"/>
              </w:rPr>
              <w:t>Control and Security.</w:t>
            </w:r>
          </w:p>
          <w:p w14:paraId="7ABE7ED8" w14:textId="77777777" w:rsidR="00D335CA" w:rsidRPr="00D335CA" w:rsidRDefault="00D335CA" w:rsidP="00B60BE0">
            <w:pPr>
              <w:pStyle w:val="ListParagraph"/>
              <w:rPr>
                <w:rFonts w:ascii="Arial" w:hAnsi="Arial" w:cs="Arial"/>
                <w:sz w:val="24"/>
                <w:szCs w:val="24"/>
              </w:rPr>
            </w:pPr>
          </w:p>
          <w:p w14:paraId="7C3DA1D0" w14:textId="77777777" w:rsidR="00D335CA" w:rsidRDefault="00B60BE0" w:rsidP="00B60BE0">
            <w:pPr>
              <w:pStyle w:val="ListParagraph"/>
              <w:numPr>
                <w:ilvl w:val="0"/>
                <w:numId w:val="34"/>
              </w:numPr>
              <w:rPr>
                <w:rFonts w:ascii="Arial" w:hAnsi="Arial" w:cs="Arial"/>
                <w:sz w:val="24"/>
                <w:szCs w:val="24"/>
              </w:rPr>
            </w:pPr>
            <w:r>
              <w:rPr>
                <w:rFonts w:ascii="Arial" w:hAnsi="Arial" w:cs="Arial"/>
                <w:sz w:val="24"/>
                <w:szCs w:val="24"/>
              </w:rPr>
              <w:t>Efficiency</w:t>
            </w:r>
          </w:p>
          <w:p w14:paraId="63759907" w14:textId="77777777" w:rsidR="00B60BE0" w:rsidRPr="00B60BE0" w:rsidRDefault="00B60BE0" w:rsidP="00B60BE0">
            <w:pPr>
              <w:pStyle w:val="ListParagraph"/>
              <w:rPr>
                <w:rFonts w:ascii="Arial" w:hAnsi="Arial" w:cs="Arial"/>
                <w:sz w:val="24"/>
                <w:szCs w:val="24"/>
              </w:rPr>
            </w:pPr>
          </w:p>
          <w:p w14:paraId="79150BF1" w14:textId="221104A0" w:rsidR="00B60BE0" w:rsidRPr="00FC56F7" w:rsidRDefault="00B60BE0" w:rsidP="00B60BE0">
            <w:pPr>
              <w:pStyle w:val="ListParagraph"/>
              <w:numPr>
                <w:ilvl w:val="0"/>
                <w:numId w:val="34"/>
              </w:numPr>
              <w:rPr>
                <w:rFonts w:ascii="Arial" w:hAnsi="Arial" w:cs="Arial"/>
                <w:sz w:val="24"/>
                <w:szCs w:val="24"/>
              </w:rPr>
            </w:pPr>
            <w:r>
              <w:rPr>
                <w:rFonts w:ascii="Arial" w:hAnsi="Arial" w:cs="Arial"/>
                <w:sz w:val="24"/>
                <w:szCs w:val="24"/>
              </w:rPr>
              <w:t>Service</w:t>
            </w:r>
          </w:p>
        </w:tc>
        <w:tc>
          <w:tcPr>
            <w:tcW w:w="2588" w:type="dxa"/>
            <w:tcBorders>
              <w:top w:val="single" w:sz="4" w:space="0" w:color="auto"/>
              <w:bottom w:val="single" w:sz="4" w:space="0" w:color="auto"/>
            </w:tcBorders>
          </w:tcPr>
          <w:p w14:paraId="377816E9" w14:textId="77777777" w:rsidR="00D335CA" w:rsidRDefault="00D335CA" w:rsidP="00B60BE0">
            <w:pPr>
              <w:rPr>
                <w:rFonts w:ascii="Arial" w:hAnsi="Arial" w:cs="Arial"/>
                <w:sz w:val="24"/>
                <w:szCs w:val="24"/>
              </w:rPr>
            </w:pPr>
          </w:p>
        </w:tc>
        <w:tc>
          <w:tcPr>
            <w:tcW w:w="3227" w:type="dxa"/>
            <w:tcBorders>
              <w:top w:val="single" w:sz="4" w:space="0" w:color="auto"/>
              <w:bottom w:val="single" w:sz="4" w:space="0" w:color="auto"/>
            </w:tcBorders>
          </w:tcPr>
          <w:p w14:paraId="1513B3F3" w14:textId="77777777" w:rsidR="00D335CA" w:rsidRDefault="00D335CA" w:rsidP="00B60BE0">
            <w:pPr>
              <w:rPr>
                <w:rFonts w:ascii="Arial" w:hAnsi="Arial" w:cs="Arial"/>
                <w:sz w:val="24"/>
                <w:szCs w:val="24"/>
              </w:rPr>
            </w:pPr>
          </w:p>
        </w:tc>
      </w:tr>
      <w:tr w:rsidR="00D335CA" w14:paraId="32491DB2" w14:textId="77777777" w:rsidTr="00B60BE0">
        <w:trPr>
          <w:trHeight w:val="309"/>
        </w:trPr>
        <w:tc>
          <w:tcPr>
            <w:tcW w:w="3865" w:type="dxa"/>
            <w:tcBorders>
              <w:top w:val="single" w:sz="4" w:space="0" w:color="auto"/>
              <w:bottom w:val="thickThinSmallGap" w:sz="24" w:space="0" w:color="auto"/>
            </w:tcBorders>
          </w:tcPr>
          <w:p w14:paraId="6E158D71" w14:textId="77777777" w:rsidR="00D335CA" w:rsidRPr="00D30178" w:rsidRDefault="00D335CA" w:rsidP="00B60BE0">
            <w:pPr>
              <w:jc w:val="center"/>
              <w:rPr>
                <w:rFonts w:ascii="Arial" w:hAnsi="Arial" w:cs="Arial"/>
                <w:b/>
                <w:bCs/>
                <w:sz w:val="24"/>
                <w:szCs w:val="24"/>
              </w:rPr>
            </w:pPr>
            <w:r w:rsidRPr="00D30178">
              <w:rPr>
                <w:rFonts w:ascii="Arial" w:hAnsi="Arial" w:cs="Arial"/>
                <w:b/>
                <w:bCs/>
                <w:sz w:val="24"/>
                <w:szCs w:val="24"/>
              </w:rPr>
              <w:t>Overall Weighted Mean</w:t>
            </w:r>
          </w:p>
        </w:tc>
        <w:tc>
          <w:tcPr>
            <w:tcW w:w="2588" w:type="dxa"/>
            <w:tcBorders>
              <w:top w:val="single" w:sz="4" w:space="0" w:color="auto"/>
              <w:bottom w:val="thickThinSmallGap" w:sz="24" w:space="0" w:color="auto"/>
            </w:tcBorders>
          </w:tcPr>
          <w:p w14:paraId="4BE020AF" w14:textId="77777777" w:rsidR="00D335CA" w:rsidRDefault="00D335CA" w:rsidP="00B60BE0">
            <w:pPr>
              <w:rPr>
                <w:rFonts w:ascii="Arial" w:hAnsi="Arial" w:cs="Arial"/>
                <w:sz w:val="24"/>
                <w:szCs w:val="24"/>
              </w:rPr>
            </w:pPr>
          </w:p>
        </w:tc>
        <w:tc>
          <w:tcPr>
            <w:tcW w:w="3227" w:type="dxa"/>
            <w:tcBorders>
              <w:top w:val="single" w:sz="4" w:space="0" w:color="auto"/>
              <w:bottom w:val="thickThinSmallGap" w:sz="24" w:space="0" w:color="auto"/>
            </w:tcBorders>
          </w:tcPr>
          <w:p w14:paraId="7052C47F" w14:textId="77777777" w:rsidR="00D335CA" w:rsidRDefault="00D335CA" w:rsidP="00B60BE0">
            <w:pPr>
              <w:rPr>
                <w:rFonts w:ascii="Arial" w:hAnsi="Arial" w:cs="Arial"/>
                <w:sz w:val="24"/>
                <w:szCs w:val="24"/>
              </w:rPr>
            </w:pPr>
          </w:p>
        </w:tc>
      </w:tr>
    </w:tbl>
    <w:p w14:paraId="541A3AAB" w14:textId="77777777" w:rsidR="00D335CA" w:rsidRDefault="00D335CA" w:rsidP="00154C9C">
      <w:pPr>
        <w:rPr>
          <w:rFonts w:ascii="Arial" w:hAnsi="Arial" w:cs="Arial"/>
          <w:sz w:val="24"/>
          <w:szCs w:val="24"/>
        </w:rPr>
      </w:pPr>
    </w:p>
    <w:p w14:paraId="58437CC8" w14:textId="77777777" w:rsidR="00D335CA" w:rsidRDefault="00D335CA" w:rsidP="00154C9C">
      <w:pPr>
        <w:rPr>
          <w:rFonts w:ascii="Arial" w:hAnsi="Arial" w:cs="Arial"/>
          <w:sz w:val="24"/>
          <w:szCs w:val="24"/>
        </w:rPr>
      </w:pPr>
    </w:p>
    <w:p w14:paraId="79BB7049" w14:textId="77777777" w:rsidR="00D335CA" w:rsidRDefault="00D335CA" w:rsidP="00154C9C">
      <w:pPr>
        <w:rPr>
          <w:rFonts w:ascii="Arial" w:hAnsi="Arial" w:cs="Arial"/>
          <w:sz w:val="24"/>
          <w:szCs w:val="24"/>
        </w:rPr>
      </w:pPr>
    </w:p>
    <w:p w14:paraId="06E5647E" w14:textId="77777777" w:rsidR="00D335CA" w:rsidRPr="00786E4E" w:rsidRDefault="00D335CA" w:rsidP="00154C9C">
      <w:pPr>
        <w:rPr>
          <w:rFonts w:ascii="Arial" w:hAnsi="Arial" w:cs="Arial"/>
          <w:sz w:val="24"/>
          <w:szCs w:val="24"/>
        </w:rPr>
      </w:pPr>
    </w:p>
    <w:p w14:paraId="326886A2" w14:textId="77777777" w:rsidR="00B60BE0" w:rsidRPr="00786E4E" w:rsidRDefault="00B60BE0" w:rsidP="00154C9C">
      <w:pPr>
        <w:rPr>
          <w:rFonts w:ascii="Arial" w:hAnsi="Arial" w:cs="Arial"/>
          <w:sz w:val="24"/>
          <w:szCs w:val="24"/>
        </w:rPr>
      </w:pPr>
    </w:p>
    <w:p w14:paraId="303B7251" w14:textId="77777777" w:rsidR="00B60BE0" w:rsidRPr="00786E4E" w:rsidRDefault="00B60BE0" w:rsidP="00154C9C">
      <w:pPr>
        <w:rPr>
          <w:rFonts w:ascii="Arial" w:hAnsi="Arial" w:cs="Arial"/>
          <w:sz w:val="24"/>
          <w:szCs w:val="24"/>
        </w:rPr>
      </w:pPr>
    </w:p>
    <w:p w14:paraId="6E2D2A6F" w14:textId="77777777" w:rsidR="00B60BE0" w:rsidRPr="00786E4E" w:rsidRDefault="00B60BE0" w:rsidP="00154C9C">
      <w:pPr>
        <w:rPr>
          <w:rFonts w:ascii="Arial" w:hAnsi="Arial" w:cs="Arial"/>
          <w:sz w:val="24"/>
          <w:szCs w:val="24"/>
        </w:rPr>
      </w:pPr>
    </w:p>
    <w:p w14:paraId="047E872C" w14:textId="77777777" w:rsidR="00D55978" w:rsidRPr="001F7FC6" w:rsidRDefault="00D55978" w:rsidP="007B60D7">
      <w:pPr>
        <w:spacing w:after="0" w:line="480" w:lineRule="auto"/>
        <w:jc w:val="both"/>
        <w:rPr>
          <w:rFonts w:ascii="Arial" w:hAnsi="Arial" w:cs="Arial"/>
          <w:sz w:val="24"/>
          <w:szCs w:val="24"/>
        </w:rPr>
      </w:pPr>
    </w:p>
    <w:p w14:paraId="5F08E2A4" w14:textId="77777777" w:rsidR="006E47EB" w:rsidRDefault="006E47EB" w:rsidP="006E47EB">
      <w:pPr>
        <w:pStyle w:val="ListParagraph"/>
        <w:spacing w:after="0" w:line="240" w:lineRule="auto"/>
        <w:ind w:left="1080"/>
        <w:rPr>
          <w:rFonts w:ascii="Arial" w:hAnsi="Arial" w:cs="Arial"/>
          <w:b/>
          <w:bCs/>
          <w:sz w:val="24"/>
          <w:szCs w:val="24"/>
        </w:rPr>
      </w:pPr>
    </w:p>
    <w:p w14:paraId="361754DF" w14:textId="77777777" w:rsidR="004F1E17" w:rsidRDefault="004F1E17" w:rsidP="004F1E17">
      <w:pPr>
        <w:pStyle w:val="ListParagraph"/>
        <w:spacing w:after="0" w:line="240" w:lineRule="auto"/>
        <w:ind w:left="1080"/>
        <w:rPr>
          <w:rFonts w:ascii="Arial" w:hAnsi="Arial" w:cs="Arial"/>
          <w:b/>
          <w:bCs/>
          <w:sz w:val="24"/>
          <w:szCs w:val="24"/>
        </w:rPr>
      </w:pPr>
    </w:p>
    <w:p w14:paraId="4272E1F0" w14:textId="77777777" w:rsidR="007B60D7" w:rsidRDefault="007B60D7" w:rsidP="004F1E17">
      <w:pPr>
        <w:pStyle w:val="ListParagraph"/>
        <w:spacing w:after="0" w:line="240" w:lineRule="auto"/>
        <w:ind w:left="1080"/>
        <w:rPr>
          <w:rFonts w:ascii="Arial" w:hAnsi="Arial" w:cs="Arial"/>
          <w:b/>
          <w:bCs/>
          <w:sz w:val="24"/>
          <w:szCs w:val="24"/>
        </w:rPr>
      </w:pPr>
    </w:p>
    <w:p w14:paraId="0167C2C2" w14:textId="18DB6DB8" w:rsidR="002A3528" w:rsidRPr="007B60D7" w:rsidRDefault="007B60D7" w:rsidP="007B60D7">
      <w:pPr>
        <w:spacing w:after="0" w:line="240" w:lineRule="auto"/>
        <w:rPr>
          <w:rFonts w:ascii="Arial" w:hAnsi="Arial" w:cs="Arial"/>
          <w:b/>
          <w:bCs/>
          <w:sz w:val="24"/>
          <w:szCs w:val="24"/>
        </w:rPr>
      </w:pPr>
      <w:r>
        <w:rPr>
          <w:rFonts w:ascii="Arial" w:hAnsi="Arial" w:cs="Arial"/>
          <w:b/>
          <w:bCs/>
          <w:sz w:val="24"/>
          <w:szCs w:val="24"/>
        </w:rPr>
        <w:t xml:space="preserve">b. </w:t>
      </w:r>
      <w:r w:rsidR="002A3528" w:rsidRPr="007B60D7">
        <w:rPr>
          <w:rFonts w:ascii="Arial" w:hAnsi="Arial" w:cs="Arial"/>
          <w:b/>
          <w:bCs/>
          <w:sz w:val="24"/>
          <w:szCs w:val="24"/>
        </w:rPr>
        <w:t>Implementation</w:t>
      </w:r>
      <w:r w:rsidRPr="007B60D7">
        <w:rPr>
          <w:rFonts w:ascii="Arial" w:hAnsi="Arial" w:cs="Arial"/>
          <w:b/>
          <w:bCs/>
          <w:sz w:val="24"/>
          <w:szCs w:val="24"/>
        </w:rPr>
        <w:t xml:space="preserve"> </w:t>
      </w:r>
      <w:r w:rsidR="002A3528" w:rsidRPr="007B60D7">
        <w:rPr>
          <w:rFonts w:ascii="Arial" w:hAnsi="Arial" w:cs="Arial"/>
          <w:b/>
          <w:bCs/>
          <w:sz w:val="24"/>
          <w:szCs w:val="24"/>
        </w:rPr>
        <w:t>Plan</w:t>
      </w:r>
    </w:p>
    <w:p w14:paraId="7AD70C01" w14:textId="123E4763" w:rsidR="002A3528" w:rsidRDefault="002A3528" w:rsidP="002A3528">
      <w:pPr>
        <w:spacing w:after="0" w:line="240" w:lineRule="auto"/>
        <w:ind w:firstLine="720"/>
        <w:rPr>
          <w:rFonts w:ascii="Arial" w:hAnsi="Arial" w:cs="Arial"/>
          <w:sz w:val="24"/>
          <w:szCs w:val="24"/>
        </w:rPr>
      </w:pPr>
      <w:r>
        <w:rPr>
          <w:rFonts w:ascii="Arial" w:hAnsi="Arial" w:cs="Arial"/>
          <w:b/>
          <w:bCs/>
          <w:sz w:val="24"/>
          <w:szCs w:val="24"/>
        </w:rPr>
        <w:tab/>
      </w:r>
    </w:p>
    <w:p w14:paraId="5DD6149B" w14:textId="08C5980F" w:rsidR="0046149F" w:rsidRDefault="002A3528" w:rsidP="00A65E30">
      <w:pPr>
        <w:spacing w:after="0" w:line="480" w:lineRule="auto"/>
        <w:ind w:firstLine="720"/>
        <w:jc w:val="both"/>
        <w:rPr>
          <w:rFonts w:ascii="Arial" w:hAnsi="Arial" w:cs="Arial"/>
          <w:sz w:val="24"/>
          <w:szCs w:val="24"/>
        </w:rPr>
      </w:pPr>
      <w:r>
        <w:rPr>
          <w:rFonts w:ascii="Arial" w:hAnsi="Arial" w:cs="Arial"/>
          <w:sz w:val="24"/>
          <w:szCs w:val="24"/>
        </w:rPr>
        <w:tab/>
      </w:r>
      <w:r w:rsidR="0046149F" w:rsidRPr="0046149F">
        <w:rPr>
          <w:rFonts w:ascii="Arial" w:hAnsi="Arial" w:cs="Arial"/>
          <w:sz w:val="24"/>
          <w:szCs w:val="24"/>
        </w:rPr>
        <w:t xml:space="preserve">Implementing the alumni tracking system with career services will simplify the process of tracking alumni information and their employment status, compared to manually entering data and individually reaching out to alumni. The system can store all records of alumni, </w:t>
      </w:r>
      <w:r w:rsidR="00465315">
        <w:rPr>
          <w:rFonts w:ascii="Arial" w:hAnsi="Arial" w:cs="Arial"/>
          <w:sz w:val="24"/>
          <w:szCs w:val="24"/>
        </w:rPr>
        <w:t xml:space="preserve">tracks employment status, provide career services and fosters connections. </w:t>
      </w:r>
      <w:r w:rsidR="00763E0A">
        <w:rPr>
          <w:rFonts w:ascii="Arial" w:hAnsi="Arial" w:cs="Arial"/>
          <w:sz w:val="24"/>
          <w:szCs w:val="24"/>
        </w:rPr>
        <w:t xml:space="preserve">The researchers plan to conduct training and orientation sessions to minimize system errors and guide end users on how to use the alumni tracking services bridging the gap between alumni and employment properly. </w:t>
      </w:r>
      <w:r w:rsidR="00A65E30" w:rsidRPr="00A65E30">
        <w:rPr>
          <w:rFonts w:ascii="Arial" w:hAnsi="Arial" w:cs="Arial"/>
          <w:sz w:val="24"/>
          <w:szCs w:val="24"/>
        </w:rPr>
        <w:t>These sessions will include hands-on demonstrations and user-friendly guides to ensure that both faculty and graduating students, who are about to leave the school and will soon be considered alumni, are comfortable with the system.</w:t>
      </w:r>
      <w:r w:rsidR="00A65E30">
        <w:rPr>
          <w:rFonts w:ascii="Arial" w:hAnsi="Arial" w:cs="Arial"/>
          <w:sz w:val="24"/>
          <w:szCs w:val="24"/>
        </w:rPr>
        <w:t xml:space="preserve"> </w:t>
      </w:r>
      <w:r w:rsidR="00465315" w:rsidRPr="0046149F">
        <w:rPr>
          <w:rFonts w:ascii="Arial" w:hAnsi="Arial" w:cs="Arial"/>
          <w:sz w:val="24"/>
          <w:szCs w:val="24"/>
        </w:rPr>
        <w:t xml:space="preserve">Alumni will be able to manage their profiles, apply for jobs, while employers can </w:t>
      </w:r>
      <w:r w:rsidR="00465315" w:rsidRPr="0046149F">
        <w:rPr>
          <w:rFonts w:ascii="Arial" w:hAnsi="Arial" w:cs="Arial"/>
          <w:sz w:val="24"/>
          <w:szCs w:val="24"/>
        </w:rPr>
        <w:lastRenderedPageBreak/>
        <w:t xml:space="preserve">post job openings and track alumni applications. </w:t>
      </w:r>
      <w:r w:rsidR="0046149F" w:rsidRPr="0046149F">
        <w:rPr>
          <w:rFonts w:ascii="Arial" w:hAnsi="Arial" w:cs="Arial"/>
          <w:sz w:val="24"/>
          <w:szCs w:val="24"/>
        </w:rPr>
        <w:t xml:space="preserve">This makes it easier to track the whereabouts of alumni, ensuring that the </w:t>
      </w:r>
      <w:r w:rsidR="00A65E30">
        <w:rPr>
          <w:rFonts w:ascii="Arial" w:hAnsi="Arial" w:cs="Arial"/>
          <w:sz w:val="24"/>
          <w:szCs w:val="24"/>
        </w:rPr>
        <w:t>school</w:t>
      </w:r>
      <w:r w:rsidR="00465315">
        <w:rPr>
          <w:rFonts w:ascii="Arial" w:hAnsi="Arial" w:cs="Arial"/>
          <w:sz w:val="24"/>
          <w:szCs w:val="24"/>
        </w:rPr>
        <w:t xml:space="preserve"> personnel</w:t>
      </w:r>
      <w:r w:rsidR="0046149F" w:rsidRPr="0046149F">
        <w:rPr>
          <w:rFonts w:ascii="Arial" w:hAnsi="Arial" w:cs="Arial"/>
          <w:sz w:val="24"/>
          <w:szCs w:val="24"/>
        </w:rPr>
        <w:t xml:space="preserve"> can access this information whenever needed.</w:t>
      </w:r>
    </w:p>
    <w:p w14:paraId="570B4FC8" w14:textId="2F37DEA9" w:rsidR="00465315" w:rsidRPr="004B29FE" w:rsidRDefault="004B29FE" w:rsidP="00746218">
      <w:pPr>
        <w:spacing w:after="0" w:line="480" w:lineRule="auto"/>
        <w:ind w:firstLine="720"/>
        <w:jc w:val="both"/>
        <w:rPr>
          <w:rFonts w:ascii="Arial" w:hAnsi="Arial" w:cs="Arial"/>
          <w:sz w:val="24"/>
          <w:szCs w:val="24"/>
        </w:rPr>
      </w:pPr>
      <w:r w:rsidRPr="004B29FE">
        <w:rPr>
          <w:rFonts w:ascii="Arial" w:hAnsi="Arial" w:cs="Arial"/>
          <w:sz w:val="24"/>
          <w:szCs w:val="24"/>
        </w:rPr>
        <w:t xml:space="preserve">The proponent is currently working on a system that will benefit both the </w:t>
      </w:r>
      <w:r>
        <w:rPr>
          <w:rFonts w:ascii="Arial" w:hAnsi="Arial" w:cs="Arial"/>
          <w:sz w:val="24"/>
          <w:szCs w:val="24"/>
        </w:rPr>
        <w:t xml:space="preserve">school </w:t>
      </w:r>
      <w:r w:rsidRPr="004B29FE">
        <w:rPr>
          <w:rFonts w:ascii="Arial" w:hAnsi="Arial" w:cs="Arial"/>
          <w:sz w:val="24"/>
          <w:szCs w:val="24"/>
        </w:rPr>
        <w:t xml:space="preserve">and the alumni. This system will make it easier for faculty members to monitor alumni employment status without the need to contact them individually. It will generate reports about alumni career progress and manage their personal information. The system will also include a job posting feature, where alumni can find and apply for job opportunities through the platform. Once the system is finished, it will be tested to ensure it works properly and is secure. After testing, the system will be introduced to users in stages, starting with a small group to gather feedback. This feedback will be used to improve the system by adding features and making it better suited to user needs. Once everything is ready, the system will be fully launched, and support will be provided to help users get started and make the most of the platform. </w:t>
      </w:r>
    </w:p>
    <w:p w14:paraId="756CA843" w14:textId="5C65F397" w:rsidR="00DE3183" w:rsidRDefault="004B29FE" w:rsidP="00C209FF">
      <w:pPr>
        <w:spacing w:after="0" w:line="480" w:lineRule="auto"/>
        <w:ind w:firstLine="720"/>
        <w:jc w:val="both"/>
        <w:rPr>
          <w:rFonts w:ascii="Arial" w:hAnsi="Arial" w:cs="Arial"/>
          <w:sz w:val="24"/>
          <w:szCs w:val="24"/>
        </w:rPr>
      </w:pPr>
      <w:r w:rsidRPr="004B29FE">
        <w:rPr>
          <w:rFonts w:ascii="Arial" w:hAnsi="Arial" w:cs="Arial"/>
          <w:sz w:val="24"/>
          <w:szCs w:val="24"/>
        </w:rPr>
        <w:t>To ensure the system continues to function effectively after implementation, maintenance will be carried out. This includes monitoring the system to identify and fix any issues, and ensuring the system stays secure against new threats. User feedback will be collected to identify areas for improvement. Training and support will be provided to help users adapt to updates. Additionally, a</w:t>
      </w:r>
      <w:r w:rsidR="00A65E30">
        <w:rPr>
          <w:rFonts w:ascii="Arial" w:hAnsi="Arial" w:cs="Arial"/>
          <w:sz w:val="24"/>
          <w:szCs w:val="24"/>
        </w:rPr>
        <w:t xml:space="preserve">n admin will </w:t>
      </w:r>
      <w:r w:rsidR="00A65E30">
        <w:rPr>
          <w:rFonts w:ascii="Arial" w:hAnsi="Arial" w:cs="Arial"/>
          <w:sz w:val="24"/>
          <w:szCs w:val="24"/>
        </w:rPr>
        <w:lastRenderedPageBreak/>
        <w:t xml:space="preserve">be assigned </w:t>
      </w:r>
      <w:r w:rsidRPr="004B29FE">
        <w:rPr>
          <w:rFonts w:ascii="Arial" w:hAnsi="Arial" w:cs="Arial"/>
          <w:sz w:val="24"/>
          <w:szCs w:val="24"/>
        </w:rPr>
        <w:t xml:space="preserve">to manage the system, ensuring it remains reliable and provides long-term benefits to both </w:t>
      </w:r>
      <w:r w:rsidR="00A65E30">
        <w:rPr>
          <w:rFonts w:ascii="Arial" w:hAnsi="Arial" w:cs="Arial"/>
          <w:sz w:val="24"/>
          <w:szCs w:val="24"/>
        </w:rPr>
        <w:t>end users.</w:t>
      </w:r>
    </w:p>
    <w:p w14:paraId="3A67C898" w14:textId="77777777" w:rsidR="00DE3183" w:rsidRDefault="00DE3183" w:rsidP="007B60D7">
      <w:pPr>
        <w:spacing w:after="0" w:line="240" w:lineRule="auto"/>
        <w:jc w:val="both"/>
        <w:rPr>
          <w:rFonts w:ascii="Arial" w:hAnsi="Arial" w:cs="Arial"/>
          <w:sz w:val="24"/>
          <w:szCs w:val="24"/>
        </w:rPr>
      </w:pPr>
    </w:p>
    <w:p w14:paraId="798A0189" w14:textId="77777777" w:rsidR="00DE3183" w:rsidRDefault="00DE3183" w:rsidP="00DE3183">
      <w:pPr>
        <w:spacing w:after="0" w:line="240" w:lineRule="auto"/>
        <w:jc w:val="both"/>
        <w:rPr>
          <w:rFonts w:ascii="Arial" w:hAnsi="Arial" w:cs="Arial"/>
          <w:b/>
          <w:bCs/>
          <w:sz w:val="24"/>
          <w:szCs w:val="24"/>
        </w:rPr>
      </w:pPr>
      <w:r w:rsidRPr="00DE3183">
        <w:rPr>
          <w:rFonts w:ascii="Arial" w:hAnsi="Arial" w:cs="Arial"/>
          <w:b/>
          <w:bCs/>
          <w:sz w:val="24"/>
          <w:szCs w:val="24"/>
        </w:rPr>
        <w:t>Gantt Chart</w:t>
      </w:r>
    </w:p>
    <w:p w14:paraId="21C85565" w14:textId="77777777" w:rsidR="007A010E" w:rsidRDefault="007A010E" w:rsidP="00DE3183">
      <w:pPr>
        <w:spacing w:after="0" w:line="240" w:lineRule="auto"/>
        <w:jc w:val="both"/>
        <w:rPr>
          <w:rFonts w:ascii="Arial" w:hAnsi="Arial" w:cs="Arial"/>
          <w:b/>
          <w:bCs/>
          <w:sz w:val="24"/>
          <w:szCs w:val="24"/>
        </w:rPr>
      </w:pPr>
    </w:p>
    <w:p w14:paraId="6F24F119" w14:textId="4B8B38DB" w:rsidR="007A010E" w:rsidRPr="007A010E" w:rsidRDefault="007A010E" w:rsidP="007A010E">
      <w:pPr>
        <w:spacing w:after="0" w:line="240" w:lineRule="auto"/>
        <w:ind w:firstLine="720"/>
        <w:jc w:val="both"/>
        <w:rPr>
          <w:rFonts w:ascii="Arial" w:hAnsi="Arial" w:cs="Arial"/>
          <w:sz w:val="24"/>
          <w:szCs w:val="24"/>
        </w:rPr>
      </w:pPr>
      <w:r w:rsidRPr="007A010E">
        <w:rPr>
          <w:rFonts w:ascii="Arial" w:hAnsi="Arial" w:cs="Arial"/>
          <w:sz w:val="24"/>
          <w:szCs w:val="24"/>
        </w:rPr>
        <w:t>This Chart shows the development of the activities done.</w:t>
      </w:r>
    </w:p>
    <w:p w14:paraId="23303DA7" w14:textId="77777777"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tbl>
      <w:tblPr>
        <w:tblStyle w:val="TableGrid"/>
        <w:tblpPr w:leftFromText="180" w:rightFromText="180" w:vertAnchor="text" w:horzAnchor="margin" w:tblpXSpec="center" w:tblpY="5"/>
        <w:tblW w:w="10525" w:type="dxa"/>
        <w:tblLayout w:type="fixed"/>
        <w:tblLook w:val="04A0" w:firstRow="1" w:lastRow="0" w:firstColumn="1" w:lastColumn="0" w:noHBand="0" w:noVBand="1"/>
      </w:tblPr>
      <w:tblGrid>
        <w:gridCol w:w="3325"/>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rsidR="00C209FF" w14:paraId="71967977" w14:textId="77777777" w:rsidTr="00DD36A6">
        <w:trPr>
          <w:trHeight w:val="355"/>
        </w:trPr>
        <w:tc>
          <w:tcPr>
            <w:tcW w:w="3325" w:type="dxa"/>
          </w:tcPr>
          <w:p w14:paraId="3C72280E" w14:textId="77777777" w:rsidR="00C209FF" w:rsidRPr="00854595" w:rsidRDefault="00C209FF" w:rsidP="00DD36A6">
            <w:pPr>
              <w:spacing w:after="0" w:line="240" w:lineRule="auto"/>
              <w:rPr>
                <w:rFonts w:ascii="Arial" w:hAnsi="Arial" w:cs="Arial"/>
                <w:sz w:val="24"/>
                <w:szCs w:val="24"/>
              </w:rPr>
            </w:pPr>
          </w:p>
        </w:tc>
        <w:tc>
          <w:tcPr>
            <w:tcW w:w="1440" w:type="dxa"/>
            <w:gridSpan w:val="4"/>
          </w:tcPr>
          <w:p w14:paraId="027778D5"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AUG</w:t>
            </w:r>
          </w:p>
        </w:tc>
        <w:tc>
          <w:tcPr>
            <w:tcW w:w="1440" w:type="dxa"/>
            <w:gridSpan w:val="4"/>
          </w:tcPr>
          <w:p w14:paraId="3C632B64" w14:textId="77777777" w:rsidR="00C209FF" w:rsidRDefault="00C209FF" w:rsidP="00DD36A6">
            <w:pPr>
              <w:spacing w:after="0" w:line="240" w:lineRule="auto"/>
              <w:rPr>
                <w:rFonts w:ascii="Arial" w:hAnsi="Arial" w:cs="Arial"/>
                <w:sz w:val="24"/>
                <w:szCs w:val="24"/>
              </w:rPr>
            </w:pPr>
            <w:r>
              <w:rPr>
                <w:rFonts w:ascii="Arial" w:hAnsi="Arial" w:cs="Arial"/>
                <w:sz w:val="24"/>
                <w:szCs w:val="24"/>
              </w:rPr>
              <w:t>SEPT</w:t>
            </w:r>
          </w:p>
        </w:tc>
        <w:tc>
          <w:tcPr>
            <w:tcW w:w="1440" w:type="dxa"/>
            <w:gridSpan w:val="4"/>
          </w:tcPr>
          <w:p w14:paraId="43847505" w14:textId="77777777" w:rsidR="00C209FF" w:rsidRDefault="00C209FF" w:rsidP="00DD36A6">
            <w:pPr>
              <w:spacing w:after="0" w:line="240" w:lineRule="auto"/>
              <w:rPr>
                <w:rFonts w:ascii="Arial" w:hAnsi="Arial" w:cs="Arial"/>
                <w:sz w:val="24"/>
                <w:szCs w:val="24"/>
              </w:rPr>
            </w:pPr>
            <w:r>
              <w:rPr>
                <w:rFonts w:ascii="Arial" w:hAnsi="Arial" w:cs="Arial"/>
                <w:sz w:val="24"/>
                <w:szCs w:val="24"/>
              </w:rPr>
              <w:t>OCT</w:t>
            </w:r>
          </w:p>
        </w:tc>
        <w:tc>
          <w:tcPr>
            <w:tcW w:w="1440" w:type="dxa"/>
            <w:gridSpan w:val="4"/>
          </w:tcPr>
          <w:p w14:paraId="4B8A1B8E" w14:textId="77777777" w:rsidR="00C209FF" w:rsidRDefault="00C209FF" w:rsidP="00DD36A6">
            <w:pPr>
              <w:spacing w:after="0" w:line="240" w:lineRule="auto"/>
              <w:rPr>
                <w:rFonts w:ascii="Arial" w:hAnsi="Arial" w:cs="Arial"/>
                <w:sz w:val="24"/>
                <w:szCs w:val="24"/>
              </w:rPr>
            </w:pPr>
            <w:r>
              <w:rPr>
                <w:rFonts w:ascii="Arial" w:hAnsi="Arial" w:cs="Arial"/>
                <w:sz w:val="24"/>
                <w:szCs w:val="24"/>
              </w:rPr>
              <w:t>JAN</w:t>
            </w:r>
          </w:p>
        </w:tc>
        <w:tc>
          <w:tcPr>
            <w:tcW w:w="1440" w:type="dxa"/>
            <w:gridSpan w:val="4"/>
          </w:tcPr>
          <w:p w14:paraId="0C4FEF28" w14:textId="77777777" w:rsidR="00C209FF" w:rsidRDefault="00C209FF" w:rsidP="00DD36A6">
            <w:pPr>
              <w:spacing w:after="0" w:line="240" w:lineRule="auto"/>
              <w:rPr>
                <w:rFonts w:ascii="Arial" w:hAnsi="Arial" w:cs="Arial"/>
                <w:sz w:val="24"/>
                <w:szCs w:val="24"/>
              </w:rPr>
            </w:pPr>
            <w:r>
              <w:rPr>
                <w:rFonts w:ascii="Arial" w:hAnsi="Arial" w:cs="Arial"/>
                <w:sz w:val="24"/>
                <w:szCs w:val="24"/>
              </w:rPr>
              <w:t>FEB</w:t>
            </w:r>
          </w:p>
        </w:tc>
      </w:tr>
      <w:tr w:rsidR="00C209FF" w14:paraId="6A9BAFB9" w14:textId="77777777" w:rsidTr="00DD36A6">
        <w:trPr>
          <w:trHeight w:val="355"/>
        </w:trPr>
        <w:tc>
          <w:tcPr>
            <w:tcW w:w="3325" w:type="dxa"/>
          </w:tcPr>
          <w:p w14:paraId="34BEC351"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ACTIVI</w:t>
            </w:r>
            <w:r>
              <w:rPr>
                <w:rFonts w:ascii="Arial" w:hAnsi="Arial" w:cs="Arial"/>
                <w:sz w:val="24"/>
                <w:szCs w:val="24"/>
              </w:rPr>
              <w:t>E</w:t>
            </w:r>
            <w:r w:rsidRPr="00854595">
              <w:rPr>
                <w:rFonts w:ascii="Arial" w:hAnsi="Arial" w:cs="Arial"/>
                <w:sz w:val="24"/>
                <w:szCs w:val="24"/>
              </w:rPr>
              <w:t>S</w:t>
            </w:r>
          </w:p>
        </w:tc>
        <w:tc>
          <w:tcPr>
            <w:tcW w:w="360" w:type="dxa"/>
          </w:tcPr>
          <w:p w14:paraId="1557C249" w14:textId="77777777" w:rsidR="00C209FF" w:rsidRPr="00854595" w:rsidRDefault="00C209FF" w:rsidP="00DD36A6">
            <w:pPr>
              <w:spacing w:after="0" w:line="240" w:lineRule="auto"/>
              <w:rPr>
                <w:rFonts w:ascii="Arial" w:hAnsi="Arial" w:cs="Arial"/>
                <w:sz w:val="24"/>
                <w:szCs w:val="24"/>
              </w:rPr>
            </w:pPr>
            <w:r w:rsidRPr="00854595">
              <w:rPr>
                <w:rFonts w:ascii="Arial" w:hAnsi="Arial" w:cs="Arial"/>
                <w:sz w:val="24"/>
                <w:szCs w:val="24"/>
              </w:rPr>
              <w:t>W1</w:t>
            </w:r>
          </w:p>
        </w:tc>
        <w:tc>
          <w:tcPr>
            <w:tcW w:w="360" w:type="dxa"/>
          </w:tcPr>
          <w:p w14:paraId="62C52569"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4039248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6B3A5043"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7260DA8"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49E6AE7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1C0BDB0"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A39DF54"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293983EA"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E867F27"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28C8B829"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374DD13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3F5F058A"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3B645693"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135A1E45"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034800E1"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c>
          <w:tcPr>
            <w:tcW w:w="360" w:type="dxa"/>
          </w:tcPr>
          <w:p w14:paraId="7C5679F9" w14:textId="77777777" w:rsidR="00C209FF" w:rsidRDefault="00C209FF" w:rsidP="00DD36A6">
            <w:pPr>
              <w:spacing w:after="0" w:line="240" w:lineRule="auto"/>
              <w:rPr>
                <w:rFonts w:ascii="Arial" w:hAnsi="Arial" w:cs="Arial"/>
                <w:sz w:val="24"/>
                <w:szCs w:val="24"/>
              </w:rPr>
            </w:pPr>
            <w:r>
              <w:rPr>
                <w:rFonts w:ascii="Arial" w:hAnsi="Arial" w:cs="Arial"/>
                <w:sz w:val="24"/>
                <w:szCs w:val="24"/>
              </w:rPr>
              <w:t>W1</w:t>
            </w:r>
          </w:p>
        </w:tc>
        <w:tc>
          <w:tcPr>
            <w:tcW w:w="360" w:type="dxa"/>
          </w:tcPr>
          <w:p w14:paraId="1C92352E" w14:textId="77777777" w:rsidR="00C209FF" w:rsidRDefault="00C209FF" w:rsidP="00DD36A6">
            <w:pPr>
              <w:spacing w:after="0" w:line="240" w:lineRule="auto"/>
              <w:rPr>
                <w:rFonts w:ascii="Arial" w:hAnsi="Arial" w:cs="Arial"/>
                <w:sz w:val="24"/>
                <w:szCs w:val="24"/>
              </w:rPr>
            </w:pPr>
            <w:r>
              <w:rPr>
                <w:rFonts w:ascii="Arial" w:hAnsi="Arial" w:cs="Arial"/>
                <w:sz w:val="24"/>
                <w:szCs w:val="24"/>
              </w:rPr>
              <w:t>W2</w:t>
            </w:r>
          </w:p>
        </w:tc>
        <w:tc>
          <w:tcPr>
            <w:tcW w:w="360" w:type="dxa"/>
          </w:tcPr>
          <w:p w14:paraId="300EE986" w14:textId="77777777" w:rsidR="00C209FF" w:rsidRDefault="00C209FF" w:rsidP="00DD36A6">
            <w:pPr>
              <w:spacing w:after="0" w:line="240" w:lineRule="auto"/>
              <w:rPr>
                <w:rFonts w:ascii="Arial" w:hAnsi="Arial" w:cs="Arial"/>
                <w:sz w:val="24"/>
                <w:szCs w:val="24"/>
              </w:rPr>
            </w:pPr>
            <w:r>
              <w:rPr>
                <w:rFonts w:ascii="Arial" w:hAnsi="Arial" w:cs="Arial"/>
                <w:sz w:val="24"/>
                <w:szCs w:val="24"/>
              </w:rPr>
              <w:t>W3</w:t>
            </w:r>
          </w:p>
        </w:tc>
        <w:tc>
          <w:tcPr>
            <w:tcW w:w="360" w:type="dxa"/>
          </w:tcPr>
          <w:p w14:paraId="47217BEB" w14:textId="77777777" w:rsidR="00C209FF" w:rsidRDefault="00C209FF" w:rsidP="00DD36A6">
            <w:pPr>
              <w:spacing w:after="0" w:line="240" w:lineRule="auto"/>
              <w:rPr>
                <w:rFonts w:ascii="Arial" w:hAnsi="Arial" w:cs="Arial"/>
                <w:sz w:val="24"/>
                <w:szCs w:val="24"/>
              </w:rPr>
            </w:pPr>
            <w:r>
              <w:rPr>
                <w:rFonts w:ascii="Arial" w:hAnsi="Arial" w:cs="Arial"/>
                <w:sz w:val="24"/>
                <w:szCs w:val="24"/>
              </w:rPr>
              <w:t>W4</w:t>
            </w:r>
          </w:p>
        </w:tc>
      </w:tr>
      <w:tr w:rsidR="00C209FF" w14:paraId="731A854B" w14:textId="77777777" w:rsidTr="00DD36A6">
        <w:trPr>
          <w:trHeight w:val="255"/>
        </w:trPr>
        <w:tc>
          <w:tcPr>
            <w:tcW w:w="3325" w:type="dxa"/>
          </w:tcPr>
          <w:p w14:paraId="71B145BD"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CHAPTER 1</w:t>
            </w:r>
          </w:p>
        </w:tc>
        <w:tc>
          <w:tcPr>
            <w:tcW w:w="360" w:type="dxa"/>
          </w:tcPr>
          <w:p w14:paraId="38CD5554" w14:textId="77777777" w:rsidR="00C209FF" w:rsidRPr="00854595" w:rsidRDefault="00C209FF" w:rsidP="00DD36A6">
            <w:pPr>
              <w:spacing w:after="0" w:line="240" w:lineRule="auto"/>
              <w:rPr>
                <w:rFonts w:ascii="Arial" w:hAnsi="Arial" w:cs="Arial"/>
                <w:sz w:val="24"/>
                <w:szCs w:val="24"/>
              </w:rPr>
            </w:pPr>
          </w:p>
        </w:tc>
        <w:tc>
          <w:tcPr>
            <w:tcW w:w="360" w:type="dxa"/>
          </w:tcPr>
          <w:p w14:paraId="384F401F" w14:textId="77777777" w:rsidR="00C209FF" w:rsidRDefault="00C209FF" w:rsidP="00DD36A6">
            <w:pPr>
              <w:spacing w:after="0" w:line="240" w:lineRule="auto"/>
              <w:rPr>
                <w:rFonts w:ascii="Arial" w:hAnsi="Arial" w:cs="Arial"/>
                <w:sz w:val="24"/>
                <w:szCs w:val="24"/>
              </w:rPr>
            </w:pPr>
          </w:p>
        </w:tc>
        <w:tc>
          <w:tcPr>
            <w:tcW w:w="360" w:type="dxa"/>
          </w:tcPr>
          <w:p w14:paraId="535BBF79" w14:textId="77777777" w:rsidR="00C209FF" w:rsidRDefault="00C209FF" w:rsidP="00DD36A6">
            <w:pPr>
              <w:spacing w:after="0" w:line="240" w:lineRule="auto"/>
              <w:rPr>
                <w:rFonts w:ascii="Arial" w:hAnsi="Arial" w:cs="Arial"/>
                <w:sz w:val="24"/>
                <w:szCs w:val="24"/>
              </w:rPr>
            </w:pPr>
          </w:p>
        </w:tc>
        <w:tc>
          <w:tcPr>
            <w:tcW w:w="360" w:type="dxa"/>
          </w:tcPr>
          <w:p w14:paraId="01CD797A" w14:textId="77777777" w:rsidR="00C209FF" w:rsidRDefault="00C209FF" w:rsidP="00DD36A6">
            <w:pPr>
              <w:spacing w:after="0" w:line="240" w:lineRule="auto"/>
              <w:rPr>
                <w:rFonts w:ascii="Arial" w:hAnsi="Arial" w:cs="Arial"/>
                <w:sz w:val="24"/>
                <w:szCs w:val="24"/>
              </w:rPr>
            </w:pPr>
          </w:p>
        </w:tc>
        <w:tc>
          <w:tcPr>
            <w:tcW w:w="360" w:type="dxa"/>
          </w:tcPr>
          <w:p w14:paraId="42B9DBBE" w14:textId="77777777" w:rsidR="00C209FF" w:rsidRDefault="00C209FF" w:rsidP="00DD36A6">
            <w:pPr>
              <w:spacing w:after="0" w:line="240" w:lineRule="auto"/>
              <w:rPr>
                <w:rFonts w:ascii="Arial" w:hAnsi="Arial" w:cs="Arial"/>
                <w:sz w:val="24"/>
                <w:szCs w:val="24"/>
              </w:rPr>
            </w:pPr>
          </w:p>
        </w:tc>
        <w:tc>
          <w:tcPr>
            <w:tcW w:w="360" w:type="dxa"/>
          </w:tcPr>
          <w:p w14:paraId="6F2FD81F" w14:textId="77777777" w:rsidR="00C209FF" w:rsidRDefault="00C209FF" w:rsidP="00DD36A6">
            <w:pPr>
              <w:spacing w:after="0" w:line="240" w:lineRule="auto"/>
              <w:rPr>
                <w:rFonts w:ascii="Arial" w:hAnsi="Arial" w:cs="Arial"/>
                <w:sz w:val="24"/>
                <w:szCs w:val="24"/>
              </w:rPr>
            </w:pPr>
          </w:p>
        </w:tc>
        <w:tc>
          <w:tcPr>
            <w:tcW w:w="360" w:type="dxa"/>
          </w:tcPr>
          <w:p w14:paraId="198314C6" w14:textId="77777777" w:rsidR="00C209FF" w:rsidRDefault="00C209FF" w:rsidP="00DD36A6">
            <w:pPr>
              <w:spacing w:after="0" w:line="240" w:lineRule="auto"/>
              <w:rPr>
                <w:rFonts w:ascii="Arial" w:hAnsi="Arial" w:cs="Arial"/>
                <w:sz w:val="24"/>
                <w:szCs w:val="24"/>
              </w:rPr>
            </w:pPr>
          </w:p>
        </w:tc>
        <w:tc>
          <w:tcPr>
            <w:tcW w:w="360" w:type="dxa"/>
          </w:tcPr>
          <w:p w14:paraId="54C0BEFA" w14:textId="77777777" w:rsidR="00C209FF" w:rsidRDefault="00C209FF" w:rsidP="00DD36A6">
            <w:pPr>
              <w:spacing w:after="0" w:line="240" w:lineRule="auto"/>
              <w:rPr>
                <w:rFonts w:ascii="Arial" w:hAnsi="Arial" w:cs="Arial"/>
                <w:sz w:val="24"/>
                <w:szCs w:val="24"/>
              </w:rPr>
            </w:pPr>
          </w:p>
        </w:tc>
        <w:tc>
          <w:tcPr>
            <w:tcW w:w="360" w:type="dxa"/>
          </w:tcPr>
          <w:p w14:paraId="016B6EDE" w14:textId="77777777" w:rsidR="00C209FF" w:rsidRDefault="00C209FF" w:rsidP="00DD36A6">
            <w:pPr>
              <w:spacing w:after="0" w:line="240" w:lineRule="auto"/>
              <w:rPr>
                <w:rFonts w:ascii="Arial" w:hAnsi="Arial" w:cs="Arial"/>
                <w:sz w:val="24"/>
                <w:szCs w:val="24"/>
              </w:rPr>
            </w:pPr>
          </w:p>
        </w:tc>
        <w:tc>
          <w:tcPr>
            <w:tcW w:w="360" w:type="dxa"/>
          </w:tcPr>
          <w:p w14:paraId="1188D94C" w14:textId="77777777" w:rsidR="00C209FF" w:rsidRDefault="00C209FF" w:rsidP="00DD36A6">
            <w:pPr>
              <w:spacing w:after="0" w:line="240" w:lineRule="auto"/>
              <w:rPr>
                <w:rFonts w:ascii="Arial" w:hAnsi="Arial" w:cs="Arial"/>
                <w:sz w:val="24"/>
                <w:szCs w:val="24"/>
              </w:rPr>
            </w:pPr>
          </w:p>
        </w:tc>
        <w:tc>
          <w:tcPr>
            <w:tcW w:w="360" w:type="dxa"/>
          </w:tcPr>
          <w:p w14:paraId="4A04F740" w14:textId="77777777" w:rsidR="00C209FF" w:rsidRDefault="00C209FF" w:rsidP="00DD36A6">
            <w:pPr>
              <w:spacing w:after="0" w:line="240" w:lineRule="auto"/>
              <w:rPr>
                <w:rFonts w:ascii="Arial" w:hAnsi="Arial" w:cs="Arial"/>
                <w:sz w:val="24"/>
                <w:szCs w:val="24"/>
              </w:rPr>
            </w:pPr>
          </w:p>
        </w:tc>
        <w:tc>
          <w:tcPr>
            <w:tcW w:w="360" w:type="dxa"/>
          </w:tcPr>
          <w:p w14:paraId="3B8E31E6" w14:textId="77777777" w:rsidR="00C209FF" w:rsidRDefault="00C209FF" w:rsidP="00DD36A6">
            <w:pPr>
              <w:spacing w:after="0" w:line="240" w:lineRule="auto"/>
              <w:rPr>
                <w:rFonts w:ascii="Arial" w:hAnsi="Arial" w:cs="Arial"/>
                <w:sz w:val="24"/>
                <w:szCs w:val="24"/>
              </w:rPr>
            </w:pPr>
          </w:p>
        </w:tc>
        <w:tc>
          <w:tcPr>
            <w:tcW w:w="360" w:type="dxa"/>
          </w:tcPr>
          <w:p w14:paraId="591D060A" w14:textId="77777777" w:rsidR="00C209FF" w:rsidRDefault="00C209FF" w:rsidP="00DD36A6">
            <w:pPr>
              <w:spacing w:after="0" w:line="240" w:lineRule="auto"/>
              <w:rPr>
                <w:rFonts w:ascii="Arial" w:hAnsi="Arial" w:cs="Arial"/>
                <w:sz w:val="24"/>
                <w:szCs w:val="24"/>
              </w:rPr>
            </w:pPr>
          </w:p>
        </w:tc>
        <w:tc>
          <w:tcPr>
            <w:tcW w:w="360" w:type="dxa"/>
          </w:tcPr>
          <w:p w14:paraId="497DA465" w14:textId="77777777" w:rsidR="00C209FF" w:rsidRDefault="00C209FF" w:rsidP="00DD36A6">
            <w:pPr>
              <w:spacing w:after="0" w:line="240" w:lineRule="auto"/>
              <w:rPr>
                <w:rFonts w:ascii="Arial" w:hAnsi="Arial" w:cs="Arial"/>
                <w:sz w:val="24"/>
                <w:szCs w:val="24"/>
              </w:rPr>
            </w:pPr>
          </w:p>
        </w:tc>
        <w:tc>
          <w:tcPr>
            <w:tcW w:w="360" w:type="dxa"/>
          </w:tcPr>
          <w:p w14:paraId="74188CB5" w14:textId="77777777" w:rsidR="00C209FF" w:rsidRDefault="00C209FF" w:rsidP="00DD36A6">
            <w:pPr>
              <w:spacing w:after="0" w:line="240" w:lineRule="auto"/>
              <w:rPr>
                <w:rFonts w:ascii="Arial" w:hAnsi="Arial" w:cs="Arial"/>
                <w:sz w:val="24"/>
                <w:szCs w:val="24"/>
              </w:rPr>
            </w:pPr>
          </w:p>
        </w:tc>
        <w:tc>
          <w:tcPr>
            <w:tcW w:w="360" w:type="dxa"/>
          </w:tcPr>
          <w:p w14:paraId="6CDAE9AC" w14:textId="77777777" w:rsidR="00C209FF" w:rsidRDefault="00C209FF" w:rsidP="00DD36A6">
            <w:pPr>
              <w:spacing w:after="0" w:line="240" w:lineRule="auto"/>
              <w:rPr>
                <w:rFonts w:ascii="Arial" w:hAnsi="Arial" w:cs="Arial"/>
                <w:sz w:val="24"/>
                <w:szCs w:val="24"/>
              </w:rPr>
            </w:pPr>
          </w:p>
        </w:tc>
        <w:tc>
          <w:tcPr>
            <w:tcW w:w="360" w:type="dxa"/>
          </w:tcPr>
          <w:p w14:paraId="2543574F" w14:textId="77777777" w:rsidR="00C209FF" w:rsidRDefault="00C209FF" w:rsidP="00DD36A6">
            <w:pPr>
              <w:spacing w:after="0" w:line="240" w:lineRule="auto"/>
              <w:rPr>
                <w:rFonts w:ascii="Arial" w:hAnsi="Arial" w:cs="Arial"/>
                <w:sz w:val="24"/>
                <w:szCs w:val="24"/>
              </w:rPr>
            </w:pPr>
          </w:p>
        </w:tc>
        <w:tc>
          <w:tcPr>
            <w:tcW w:w="360" w:type="dxa"/>
          </w:tcPr>
          <w:p w14:paraId="237933DD" w14:textId="77777777" w:rsidR="00C209FF" w:rsidRDefault="00C209FF" w:rsidP="00DD36A6">
            <w:pPr>
              <w:spacing w:after="0" w:line="240" w:lineRule="auto"/>
              <w:rPr>
                <w:rFonts w:ascii="Arial" w:hAnsi="Arial" w:cs="Arial"/>
                <w:sz w:val="24"/>
                <w:szCs w:val="24"/>
              </w:rPr>
            </w:pPr>
          </w:p>
        </w:tc>
        <w:tc>
          <w:tcPr>
            <w:tcW w:w="360" w:type="dxa"/>
          </w:tcPr>
          <w:p w14:paraId="7BC767AB" w14:textId="77777777" w:rsidR="00C209FF" w:rsidRDefault="00C209FF" w:rsidP="00DD36A6">
            <w:pPr>
              <w:spacing w:after="0" w:line="240" w:lineRule="auto"/>
              <w:rPr>
                <w:rFonts w:ascii="Arial" w:hAnsi="Arial" w:cs="Arial"/>
                <w:sz w:val="24"/>
                <w:szCs w:val="24"/>
              </w:rPr>
            </w:pPr>
          </w:p>
        </w:tc>
        <w:tc>
          <w:tcPr>
            <w:tcW w:w="360" w:type="dxa"/>
          </w:tcPr>
          <w:p w14:paraId="2BE108C7" w14:textId="77777777" w:rsidR="00C209FF" w:rsidRDefault="00C209FF" w:rsidP="00DD36A6">
            <w:pPr>
              <w:spacing w:after="0" w:line="240" w:lineRule="auto"/>
              <w:rPr>
                <w:rFonts w:ascii="Arial" w:hAnsi="Arial" w:cs="Arial"/>
                <w:sz w:val="24"/>
                <w:szCs w:val="24"/>
              </w:rPr>
            </w:pPr>
          </w:p>
        </w:tc>
      </w:tr>
      <w:tr w:rsidR="00C209FF" w14:paraId="042507B3" w14:textId="77777777" w:rsidTr="00DD36A6">
        <w:trPr>
          <w:trHeight w:val="243"/>
        </w:trPr>
        <w:tc>
          <w:tcPr>
            <w:tcW w:w="3325" w:type="dxa"/>
          </w:tcPr>
          <w:p w14:paraId="5B7887A1" w14:textId="77777777" w:rsidR="00C209FF" w:rsidRPr="00854595" w:rsidRDefault="00C209FF" w:rsidP="00DD36A6">
            <w:pPr>
              <w:spacing w:after="0" w:line="240" w:lineRule="auto"/>
              <w:rPr>
                <w:rFonts w:ascii="Arial" w:hAnsi="Arial" w:cs="Arial"/>
                <w:sz w:val="24"/>
                <w:szCs w:val="24"/>
              </w:rPr>
            </w:pPr>
            <w:r>
              <w:rPr>
                <w:rFonts w:ascii="Arial" w:hAnsi="Arial" w:cs="Arial"/>
                <w:sz w:val="24"/>
                <w:szCs w:val="24"/>
              </w:rPr>
              <w:t>INTRODUCTION</w:t>
            </w:r>
          </w:p>
        </w:tc>
        <w:tc>
          <w:tcPr>
            <w:tcW w:w="360" w:type="dxa"/>
          </w:tcPr>
          <w:p w14:paraId="39F80F38" w14:textId="77777777" w:rsidR="00C209FF" w:rsidRPr="00854595" w:rsidRDefault="00C209FF" w:rsidP="00DD36A6">
            <w:pPr>
              <w:spacing w:after="0" w:line="240" w:lineRule="auto"/>
              <w:rPr>
                <w:rFonts w:ascii="Arial" w:hAnsi="Arial" w:cs="Arial"/>
                <w:sz w:val="24"/>
                <w:szCs w:val="24"/>
              </w:rPr>
            </w:pPr>
          </w:p>
        </w:tc>
        <w:tc>
          <w:tcPr>
            <w:tcW w:w="360" w:type="dxa"/>
          </w:tcPr>
          <w:p w14:paraId="7C6CA81D" w14:textId="77777777" w:rsidR="00C209FF" w:rsidRDefault="00C209FF" w:rsidP="00DD36A6">
            <w:pPr>
              <w:spacing w:after="0" w:line="240" w:lineRule="auto"/>
              <w:rPr>
                <w:rFonts w:ascii="Arial" w:hAnsi="Arial" w:cs="Arial"/>
                <w:sz w:val="24"/>
                <w:szCs w:val="24"/>
              </w:rPr>
            </w:pPr>
          </w:p>
        </w:tc>
        <w:tc>
          <w:tcPr>
            <w:tcW w:w="360" w:type="dxa"/>
          </w:tcPr>
          <w:p w14:paraId="6F7A5964" w14:textId="77777777" w:rsidR="00C209FF" w:rsidRDefault="00C209FF" w:rsidP="00DD36A6">
            <w:pPr>
              <w:spacing w:after="0" w:line="240" w:lineRule="auto"/>
              <w:rPr>
                <w:rFonts w:ascii="Arial" w:hAnsi="Arial" w:cs="Arial"/>
                <w:sz w:val="24"/>
                <w:szCs w:val="24"/>
              </w:rPr>
            </w:pPr>
          </w:p>
        </w:tc>
        <w:tc>
          <w:tcPr>
            <w:tcW w:w="360" w:type="dxa"/>
          </w:tcPr>
          <w:p w14:paraId="43C45115" w14:textId="77777777" w:rsidR="00C209FF" w:rsidRDefault="00C209FF" w:rsidP="00DD36A6">
            <w:pPr>
              <w:spacing w:after="0" w:line="240" w:lineRule="auto"/>
              <w:rPr>
                <w:rFonts w:ascii="Arial" w:hAnsi="Arial" w:cs="Arial"/>
                <w:sz w:val="24"/>
                <w:szCs w:val="24"/>
              </w:rPr>
            </w:pPr>
          </w:p>
        </w:tc>
        <w:tc>
          <w:tcPr>
            <w:tcW w:w="360" w:type="dxa"/>
          </w:tcPr>
          <w:p w14:paraId="5D6760ED" w14:textId="77777777" w:rsidR="00C209FF" w:rsidRDefault="00C209FF" w:rsidP="00DD36A6">
            <w:pPr>
              <w:spacing w:after="0" w:line="240" w:lineRule="auto"/>
              <w:rPr>
                <w:rFonts w:ascii="Arial" w:hAnsi="Arial" w:cs="Arial"/>
                <w:sz w:val="24"/>
                <w:szCs w:val="24"/>
              </w:rPr>
            </w:pPr>
          </w:p>
        </w:tc>
        <w:tc>
          <w:tcPr>
            <w:tcW w:w="360" w:type="dxa"/>
          </w:tcPr>
          <w:p w14:paraId="61FE5D2E" w14:textId="77777777" w:rsidR="00C209FF" w:rsidRDefault="00C209FF" w:rsidP="00DD36A6">
            <w:pPr>
              <w:spacing w:after="0" w:line="240" w:lineRule="auto"/>
              <w:rPr>
                <w:rFonts w:ascii="Arial" w:hAnsi="Arial" w:cs="Arial"/>
                <w:sz w:val="24"/>
                <w:szCs w:val="24"/>
              </w:rPr>
            </w:pPr>
          </w:p>
        </w:tc>
        <w:tc>
          <w:tcPr>
            <w:tcW w:w="360" w:type="dxa"/>
          </w:tcPr>
          <w:p w14:paraId="76499BED" w14:textId="77777777" w:rsidR="00C209FF" w:rsidRDefault="00C209FF" w:rsidP="00DD36A6">
            <w:pPr>
              <w:spacing w:after="0" w:line="240" w:lineRule="auto"/>
              <w:rPr>
                <w:rFonts w:ascii="Arial" w:hAnsi="Arial" w:cs="Arial"/>
                <w:sz w:val="24"/>
                <w:szCs w:val="24"/>
              </w:rPr>
            </w:pPr>
          </w:p>
        </w:tc>
        <w:tc>
          <w:tcPr>
            <w:tcW w:w="360" w:type="dxa"/>
          </w:tcPr>
          <w:p w14:paraId="00EFDAB9" w14:textId="77777777" w:rsidR="00C209FF" w:rsidRDefault="00C209FF" w:rsidP="00DD36A6">
            <w:pPr>
              <w:spacing w:after="0" w:line="240" w:lineRule="auto"/>
              <w:rPr>
                <w:rFonts w:ascii="Arial" w:hAnsi="Arial" w:cs="Arial"/>
                <w:sz w:val="24"/>
                <w:szCs w:val="24"/>
              </w:rPr>
            </w:pPr>
          </w:p>
        </w:tc>
        <w:tc>
          <w:tcPr>
            <w:tcW w:w="360" w:type="dxa"/>
          </w:tcPr>
          <w:p w14:paraId="0CA695FF" w14:textId="77777777" w:rsidR="00C209FF" w:rsidRDefault="00C209FF" w:rsidP="00DD36A6">
            <w:pPr>
              <w:spacing w:after="0" w:line="240" w:lineRule="auto"/>
              <w:rPr>
                <w:rFonts w:ascii="Arial" w:hAnsi="Arial" w:cs="Arial"/>
                <w:sz w:val="24"/>
                <w:szCs w:val="24"/>
              </w:rPr>
            </w:pPr>
          </w:p>
        </w:tc>
        <w:tc>
          <w:tcPr>
            <w:tcW w:w="360" w:type="dxa"/>
          </w:tcPr>
          <w:p w14:paraId="6DD5003F" w14:textId="77777777" w:rsidR="00C209FF" w:rsidRDefault="00C209FF" w:rsidP="00DD36A6">
            <w:pPr>
              <w:spacing w:after="0" w:line="240" w:lineRule="auto"/>
              <w:rPr>
                <w:rFonts w:ascii="Arial" w:hAnsi="Arial" w:cs="Arial"/>
                <w:sz w:val="24"/>
                <w:szCs w:val="24"/>
              </w:rPr>
            </w:pPr>
          </w:p>
        </w:tc>
        <w:tc>
          <w:tcPr>
            <w:tcW w:w="360" w:type="dxa"/>
          </w:tcPr>
          <w:p w14:paraId="1F776777" w14:textId="77777777" w:rsidR="00C209FF" w:rsidRDefault="00C209FF" w:rsidP="00DD36A6">
            <w:pPr>
              <w:spacing w:after="0" w:line="240" w:lineRule="auto"/>
              <w:rPr>
                <w:rFonts w:ascii="Arial" w:hAnsi="Arial" w:cs="Arial"/>
                <w:sz w:val="24"/>
                <w:szCs w:val="24"/>
              </w:rPr>
            </w:pPr>
          </w:p>
        </w:tc>
        <w:tc>
          <w:tcPr>
            <w:tcW w:w="360" w:type="dxa"/>
          </w:tcPr>
          <w:p w14:paraId="42C8F1C2" w14:textId="77777777" w:rsidR="00C209FF" w:rsidRDefault="00C209FF" w:rsidP="00DD36A6">
            <w:pPr>
              <w:spacing w:after="0" w:line="240" w:lineRule="auto"/>
              <w:rPr>
                <w:rFonts w:ascii="Arial" w:hAnsi="Arial" w:cs="Arial"/>
                <w:sz w:val="24"/>
                <w:szCs w:val="24"/>
              </w:rPr>
            </w:pPr>
          </w:p>
        </w:tc>
        <w:tc>
          <w:tcPr>
            <w:tcW w:w="360" w:type="dxa"/>
          </w:tcPr>
          <w:p w14:paraId="31EF7BCA" w14:textId="77777777" w:rsidR="00C209FF" w:rsidRDefault="00C209FF" w:rsidP="00DD36A6">
            <w:pPr>
              <w:spacing w:after="0" w:line="240" w:lineRule="auto"/>
              <w:rPr>
                <w:rFonts w:ascii="Arial" w:hAnsi="Arial" w:cs="Arial"/>
                <w:sz w:val="24"/>
                <w:szCs w:val="24"/>
              </w:rPr>
            </w:pPr>
          </w:p>
        </w:tc>
        <w:tc>
          <w:tcPr>
            <w:tcW w:w="360" w:type="dxa"/>
          </w:tcPr>
          <w:p w14:paraId="4B6CC5D4" w14:textId="77777777" w:rsidR="00C209FF" w:rsidRDefault="00C209FF" w:rsidP="00DD36A6">
            <w:pPr>
              <w:spacing w:after="0" w:line="240" w:lineRule="auto"/>
              <w:rPr>
                <w:rFonts w:ascii="Arial" w:hAnsi="Arial" w:cs="Arial"/>
                <w:sz w:val="24"/>
                <w:szCs w:val="24"/>
              </w:rPr>
            </w:pPr>
          </w:p>
        </w:tc>
        <w:tc>
          <w:tcPr>
            <w:tcW w:w="360" w:type="dxa"/>
          </w:tcPr>
          <w:p w14:paraId="26EE40DD" w14:textId="77777777" w:rsidR="00C209FF" w:rsidRDefault="00C209FF" w:rsidP="00DD36A6">
            <w:pPr>
              <w:spacing w:after="0" w:line="240" w:lineRule="auto"/>
              <w:rPr>
                <w:rFonts w:ascii="Arial" w:hAnsi="Arial" w:cs="Arial"/>
                <w:sz w:val="24"/>
                <w:szCs w:val="24"/>
              </w:rPr>
            </w:pPr>
          </w:p>
        </w:tc>
        <w:tc>
          <w:tcPr>
            <w:tcW w:w="360" w:type="dxa"/>
          </w:tcPr>
          <w:p w14:paraId="1D3B38E0" w14:textId="77777777" w:rsidR="00C209FF" w:rsidRDefault="00C209FF" w:rsidP="00DD36A6">
            <w:pPr>
              <w:spacing w:after="0" w:line="240" w:lineRule="auto"/>
              <w:rPr>
                <w:rFonts w:ascii="Arial" w:hAnsi="Arial" w:cs="Arial"/>
                <w:sz w:val="24"/>
                <w:szCs w:val="24"/>
              </w:rPr>
            </w:pPr>
          </w:p>
        </w:tc>
        <w:tc>
          <w:tcPr>
            <w:tcW w:w="360" w:type="dxa"/>
          </w:tcPr>
          <w:p w14:paraId="0401B402" w14:textId="77777777" w:rsidR="00C209FF" w:rsidRDefault="00C209FF" w:rsidP="00DD36A6">
            <w:pPr>
              <w:spacing w:after="0" w:line="240" w:lineRule="auto"/>
              <w:rPr>
                <w:rFonts w:ascii="Arial" w:hAnsi="Arial" w:cs="Arial"/>
                <w:sz w:val="24"/>
                <w:szCs w:val="24"/>
              </w:rPr>
            </w:pPr>
          </w:p>
        </w:tc>
        <w:tc>
          <w:tcPr>
            <w:tcW w:w="360" w:type="dxa"/>
          </w:tcPr>
          <w:p w14:paraId="506360E8" w14:textId="77777777" w:rsidR="00C209FF" w:rsidRDefault="00C209FF" w:rsidP="00DD36A6">
            <w:pPr>
              <w:spacing w:after="0" w:line="240" w:lineRule="auto"/>
              <w:rPr>
                <w:rFonts w:ascii="Arial" w:hAnsi="Arial" w:cs="Arial"/>
                <w:sz w:val="24"/>
                <w:szCs w:val="24"/>
              </w:rPr>
            </w:pPr>
          </w:p>
        </w:tc>
        <w:tc>
          <w:tcPr>
            <w:tcW w:w="360" w:type="dxa"/>
          </w:tcPr>
          <w:p w14:paraId="0F897642" w14:textId="77777777" w:rsidR="00C209FF" w:rsidRDefault="00C209FF" w:rsidP="00DD36A6">
            <w:pPr>
              <w:spacing w:after="0" w:line="240" w:lineRule="auto"/>
              <w:rPr>
                <w:rFonts w:ascii="Arial" w:hAnsi="Arial" w:cs="Arial"/>
                <w:sz w:val="24"/>
                <w:szCs w:val="24"/>
              </w:rPr>
            </w:pPr>
          </w:p>
        </w:tc>
        <w:tc>
          <w:tcPr>
            <w:tcW w:w="360" w:type="dxa"/>
          </w:tcPr>
          <w:p w14:paraId="278A6A84" w14:textId="77777777" w:rsidR="00C209FF" w:rsidRDefault="00C209FF" w:rsidP="00DD36A6">
            <w:pPr>
              <w:spacing w:after="0" w:line="240" w:lineRule="auto"/>
              <w:rPr>
                <w:rFonts w:ascii="Arial" w:hAnsi="Arial" w:cs="Arial"/>
                <w:sz w:val="24"/>
                <w:szCs w:val="24"/>
              </w:rPr>
            </w:pPr>
          </w:p>
        </w:tc>
      </w:tr>
      <w:tr w:rsidR="00C209FF" w14:paraId="44B37F80" w14:textId="77777777" w:rsidTr="00DD36A6">
        <w:trPr>
          <w:trHeight w:val="243"/>
        </w:trPr>
        <w:tc>
          <w:tcPr>
            <w:tcW w:w="3325" w:type="dxa"/>
          </w:tcPr>
          <w:p w14:paraId="1BA504EB"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STATEMENT OF THE PROBLEM</w:t>
            </w:r>
          </w:p>
        </w:tc>
        <w:tc>
          <w:tcPr>
            <w:tcW w:w="360" w:type="dxa"/>
          </w:tcPr>
          <w:p w14:paraId="24BA6944" w14:textId="77777777" w:rsidR="00C209FF" w:rsidRDefault="00C209FF" w:rsidP="00DD36A6">
            <w:pPr>
              <w:spacing w:after="0" w:line="240" w:lineRule="auto"/>
              <w:rPr>
                <w:rFonts w:ascii="Arial" w:hAnsi="Arial" w:cs="Arial"/>
                <w:b/>
                <w:bCs/>
                <w:sz w:val="24"/>
                <w:szCs w:val="24"/>
              </w:rPr>
            </w:pPr>
          </w:p>
        </w:tc>
        <w:tc>
          <w:tcPr>
            <w:tcW w:w="360" w:type="dxa"/>
          </w:tcPr>
          <w:p w14:paraId="1E650A88" w14:textId="77777777" w:rsidR="00C209FF" w:rsidRDefault="00C209FF" w:rsidP="00DD36A6">
            <w:pPr>
              <w:spacing w:after="0" w:line="240" w:lineRule="auto"/>
              <w:rPr>
                <w:rFonts w:ascii="Arial" w:hAnsi="Arial" w:cs="Arial"/>
                <w:b/>
                <w:bCs/>
                <w:sz w:val="24"/>
                <w:szCs w:val="24"/>
              </w:rPr>
            </w:pPr>
          </w:p>
        </w:tc>
        <w:tc>
          <w:tcPr>
            <w:tcW w:w="360" w:type="dxa"/>
          </w:tcPr>
          <w:p w14:paraId="2551B90F" w14:textId="77777777" w:rsidR="00C209FF" w:rsidRDefault="00C209FF" w:rsidP="00DD36A6">
            <w:pPr>
              <w:spacing w:after="0" w:line="240" w:lineRule="auto"/>
              <w:rPr>
                <w:rFonts w:ascii="Arial" w:hAnsi="Arial" w:cs="Arial"/>
                <w:b/>
                <w:bCs/>
                <w:sz w:val="24"/>
                <w:szCs w:val="24"/>
              </w:rPr>
            </w:pPr>
          </w:p>
        </w:tc>
        <w:tc>
          <w:tcPr>
            <w:tcW w:w="360" w:type="dxa"/>
          </w:tcPr>
          <w:p w14:paraId="4B352A06" w14:textId="77777777" w:rsidR="00C209FF" w:rsidRDefault="00C209FF" w:rsidP="00DD36A6">
            <w:pPr>
              <w:spacing w:after="0" w:line="240" w:lineRule="auto"/>
              <w:rPr>
                <w:rFonts w:ascii="Arial" w:hAnsi="Arial" w:cs="Arial"/>
                <w:b/>
                <w:bCs/>
                <w:sz w:val="24"/>
                <w:szCs w:val="24"/>
              </w:rPr>
            </w:pPr>
          </w:p>
        </w:tc>
        <w:tc>
          <w:tcPr>
            <w:tcW w:w="360" w:type="dxa"/>
          </w:tcPr>
          <w:p w14:paraId="5199FD26" w14:textId="77777777" w:rsidR="00C209FF" w:rsidRDefault="00C209FF" w:rsidP="00DD36A6">
            <w:pPr>
              <w:spacing w:after="0" w:line="240" w:lineRule="auto"/>
              <w:rPr>
                <w:rFonts w:ascii="Arial" w:hAnsi="Arial" w:cs="Arial"/>
                <w:b/>
                <w:bCs/>
                <w:sz w:val="24"/>
                <w:szCs w:val="24"/>
              </w:rPr>
            </w:pPr>
          </w:p>
        </w:tc>
        <w:tc>
          <w:tcPr>
            <w:tcW w:w="360" w:type="dxa"/>
          </w:tcPr>
          <w:p w14:paraId="1B9173E6" w14:textId="77777777" w:rsidR="00C209FF" w:rsidRDefault="00C209FF" w:rsidP="00DD36A6">
            <w:pPr>
              <w:spacing w:after="0" w:line="240" w:lineRule="auto"/>
              <w:rPr>
                <w:rFonts w:ascii="Arial" w:hAnsi="Arial" w:cs="Arial"/>
                <w:b/>
                <w:bCs/>
                <w:sz w:val="24"/>
                <w:szCs w:val="24"/>
              </w:rPr>
            </w:pPr>
          </w:p>
        </w:tc>
        <w:tc>
          <w:tcPr>
            <w:tcW w:w="360" w:type="dxa"/>
          </w:tcPr>
          <w:p w14:paraId="3617F0E8" w14:textId="77777777" w:rsidR="00C209FF" w:rsidRDefault="00C209FF" w:rsidP="00DD36A6">
            <w:pPr>
              <w:spacing w:after="0" w:line="240" w:lineRule="auto"/>
              <w:rPr>
                <w:rFonts w:ascii="Arial" w:hAnsi="Arial" w:cs="Arial"/>
                <w:b/>
                <w:bCs/>
                <w:sz w:val="24"/>
                <w:szCs w:val="24"/>
              </w:rPr>
            </w:pPr>
          </w:p>
        </w:tc>
        <w:tc>
          <w:tcPr>
            <w:tcW w:w="360" w:type="dxa"/>
          </w:tcPr>
          <w:p w14:paraId="4F81D084" w14:textId="77777777" w:rsidR="00C209FF" w:rsidRDefault="00C209FF" w:rsidP="00DD36A6">
            <w:pPr>
              <w:spacing w:after="0" w:line="240" w:lineRule="auto"/>
              <w:rPr>
                <w:rFonts w:ascii="Arial" w:hAnsi="Arial" w:cs="Arial"/>
                <w:b/>
                <w:bCs/>
                <w:sz w:val="24"/>
                <w:szCs w:val="24"/>
              </w:rPr>
            </w:pPr>
          </w:p>
        </w:tc>
        <w:tc>
          <w:tcPr>
            <w:tcW w:w="360" w:type="dxa"/>
          </w:tcPr>
          <w:p w14:paraId="422948CC" w14:textId="77777777" w:rsidR="00C209FF" w:rsidRDefault="00C209FF" w:rsidP="00DD36A6">
            <w:pPr>
              <w:spacing w:after="0" w:line="240" w:lineRule="auto"/>
              <w:rPr>
                <w:rFonts w:ascii="Arial" w:hAnsi="Arial" w:cs="Arial"/>
                <w:b/>
                <w:bCs/>
                <w:sz w:val="24"/>
                <w:szCs w:val="24"/>
              </w:rPr>
            </w:pPr>
          </w:p>
        </w:tc>
        <w:tc>
          <w:tcPr>
            <w:tcW w:w="360" w:type="dxa"/>
          </w:tcPr>
          <w:p w14:paraId="44DA82B7" w14:textId="77777777" w:rsidR="00C209FF" w:rsidRDefault="00C209FF" w:rsidP="00DD36A6">
            <w:pPr>
              <w:spacing w:after="0" w:line="240" w:lineRule="auto"/>
              <w:rPr>
                <w:rFonts w:ascii="Arial" w:hAnsi="Arial" w:cs="Arial"/>
                <w:b/>
                <w:bCs/>
                <w:sz w:val="24"/>
                <w:szCs w:val="24"/>
              </w:rPr>
            </w:pPr>
          </w:p>
        </w:tc>
        <w:tc>
          <w:tcPr>
            <w:tcW w:w="360" w:type="dxa"/>
          </w:tcPr>
          <w:p w14:paraId="0DD580B3" w14:textId="77777777" w:rsidR="00C209FF" w:rsidRDefault="00C209FF" w:rsidP="00DD36A6">
            <w:pPr>
              <w:spacing w:after="0" w:line="240" w:lineRule="auto"/>
              <w:rPr>
                <w:rFonts w:ascii="Arial" w:hAnsi="Arial" w:cs="Arial"/>
                <w:b/>
                <w:bCs/>
                <w:sz w:val="24"/>
                <w:szCs w:val="24"/>
              </w:rPr>
            </w:pPr>
          </w:p>
        </w:tc>
        <w:tc>
          <w:tcPr>
            <w:tcW w:w="360" w:type="dxa"/>
          </w:tcPr>
          <w:p w14:paraId="52B6FAD0" w14:textId="77777777" w:rsidR="00C209FF" w:rsidRDefault="00C209FF" w:rsidP="00DD36A6">
            <w:pPr>
              <w:spacing w:after="0" w:line="240" w:lineRule="auto"/>
              <w:rPr>
                <w:rFonts w:ascii="Arial" w:hAnsi="Arial" w:cs="Arial"/>
                <w:b/>
                <w:bCs/>
                <w:sz w:val="24"/>
                <w:szCs w:val="24"/>
              </w:rPr>
            </w:pPr>
          </w:p>
        </w:tc>
        <w:tc>
          <w:tcPr>
            <w:tcW w:w="360" w:type="dxa"/>
          </w:tcPr>
          <w:p w14:paraId="50C0E8B6" w14:textId="77777777" w:rsidR="00C209FF" w:rsidRDefault="00C209FF" w:rsidP="00DD36A6">
            <w:pPr>
              <w:spacing w:after="0" w:line="240" w:lineRule="auto"/>
              <w:rPr>
                <w:rFonts w:ascii="Arial" w:hAnsi="Arial" w:cs="Arial"/>
                <w:b/>
                <w:bCs/>
                <w:sz w:val="24"/>
                <w:szCs w:val="24"/>
              </w:rPr>
            </w:pPr>
          </w:p>
        </w:tc>
        <w:tc>
          <w:tcPr>
            <w:tcW w:w="360" w:type="dxa"/>
          </w:tcPr>
          <w:p w14:paraId="13AC5E38" w14:textId="77777777" w:rsidR="00C209FF" w:rsidRDefault="00C209FF" w:rsidP="00DD36A6">
            <w:pPr>
              <w:spacing w:after="0" w:line="240" w:lineRule="auto"/>
              <w:rPr>
                <w:rFonts w:ascii="Arial" w:hAnsi="Arial" w:cs="Arial"/>
                <w:b/>
                <w:bCs/>
                <w:sz w:val="24"/>
                <w:szCs w:val="24"/>
              </w:rPr>
            </w:pPr>
          </w:p>
        </w:tc>
        <w:tc>
          <w:tcPr>
            <w:tcW w:w="360" w:type="dxa"/>
          </w:tcPr>
          <w:p w14:paraId="56A7447D" w14:textId="77777777" w:rsidR="00C209FF" w:rsidRDefault="00C209FF" w:rsidP="00DD36A6">
            <w:pPr>
              <w:spacing w:after="0" w:line="240" w:lineRule="auto"/>
              <w:rPr>
                <w:rFonts w:ascii="Arial" w:hAnsi="Arial" w:cs="Arial"/>
                <w:b/>
                <w:bCs/>
                <w:sz w:val="24"/>
                <w:szCs w:val="24"/>
              </w:rPr>
            </w:pPr>
          </w:p>
        </w:tc>
        <w:tc>
          <w:tcPr>
            <w:tcW w:w="360" w:type="dxa"/>
          </w:tcPr>
          <w:p w14:paraId="69FB4773" w14:textId="77777777" w:rsidR="00C209FF" w:rsidRDefault="00C209FF" w:rsidP="00DD36A6">
            <w:pPr>
              <w:spacing w:after="0" w:line="240" w:lineRule="auto"/>
              <w:rPr>
                <w:rFonts w:ascii="Arial" w:hAnsi="Arial" w:cs="Arial"/>
                <w:b/>
                <w:bCs/>
                <w:sz w:val="24"/>
                <w:szCs w:val="24"/>
              </w:rPr>
            </w:pPr>
          </w:p>
        </w:tc>
        <w:tc>
          <w:tcPr>
            <w:tcW w:w="360" w:type="dxa"/>
          </w:tcPr>
          <w:p w14:paraId="67F0F106" w14:textId="77777777" w:rsidR="00C209FF" w:rsidRDefault="00C209FF" w:rsidP="00DD36A6">
            <w:pPr>
              <w:spacing w:after="0" w:line="240" w:lineRule="auto"/>
              <w:rPr>
                <w:rFonts w:ascii="Arial" w:hAnsi="Arial" w:cs="Arial"/>
                <w:b/>
                <w:bCs/>
                <w:sz w:val="24"/>
                <w:szCs w:val="24"/>
              </w:rPr>
            </w:pPr>
          </w:p>
        </w:tc>
        <w:tc>
          <w:tcPr>
            <w:tcW w:w="360" w:type="dxa"/>
          </w:tcPr>
          <w:p w14:paraId="215B62C0" w14:textId="77777777" w:rsidR="00C209FF" w:rsidRDefault="00C209FF" w:rsidP="00DD36A6">
            <w:pPr>
              <w:spacing w:after="0" w:line="240" w:lineRule="auto"/>
              <w:rPr>
                <w:rFonts w:ascii="Arial" w:hAnsi="Arial" w:cs="Arial"/>
                <w:b/>
                <w:bCs/>
                <w:sz w:val="24"/>
                <w:szCs w:val="24"/>
              </w:rPr>
            </w:pPr>
          </w:p>
        </w:tc>
        <w:tc>
          <w:tcPr>
            <w:tcW w:w="360" w:type="dxa"/>
          </w:tcPr>
          <w:p w14:paraId="49E824FC" w14:textId="77777777" w:rsidR="00C209FF" w:rsidRDefault="00C209FF" w:rsidP="00DD36A6">
            <w:pPr>
              <w:spacing w:after="0" w:line="240" w:lineRule="auto"/>
              <w:rPr>
                <w:rFonts w:ascii="Arial" w:hAnsi="Arial" w:cs="Arial"/>
                <w:b/>
                <w:bCs/>
                <w:sz w:val="24"/>
                <w:szCs w:val="24"/>
              </w:rPr>
            </w:pPr>
          </w:p>
        </w:tc>
        <w:tc>
          <w:tcPr>
            <w:tcW w:w="360" w:type="dxa"/>
          </w:tcPr>
          <w:p w14:paraId="69DFAB17" w14:textId="77777777" w:rsidR="00C209FF" w:rsidRDefault="00C209FF" w:rsidP="00DD36A6">
            <w:pPr>
              <w:spacing w:after="0" w:line="240" w:lineRule="auto"/>
              <w:rPr>
                <w:rFonts w:ascii="Arial" w:hAnsi="Arial" w:cs="Arial"/>
                <w:b/>
                <w:bCs/>
                <w:sz w:val="24"/>
                <w:szCs w:val="24"/>
              </w:rPr>
            </w:pPr>
          </w:p>
        </w:tc>
      </w:tr>
      <w:tr w:rsidR="00C209FF" w14:paraId="339E7C5E" w14:textId="77777777" w:rsidTr="00DD36A6">
        <w:trPr>
          <w:trHeight w:val="243"/>
        </w:trPr>
        <w:tc>
          <w:tcPr>
            <w:tcW w:w="3325" w:type="dxa"/>
          </w:tcPr>
          <w:p w14:paraId="352F2BCA"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OBJECTIVES</w:t>
            </w:r>
          </w:p>
        </w:tc>
        <w:tc>
          <w:tcPr>
            <w:tcW w:w="360" w:type="dxa"/>
          </w:tcPr>
          <w:p w14:paraId="6DAFB980" w14:textId="77777777" w:rsidR="00C209FF" w:rsidRDefault="00C209FF" w:rsidP="00DD36A6">
            <w:pPr>
              <w:spacing w:after="0" w:line="240" w:lineRule="auto"/>
              <w:rPr>
                <w:rFonts w:ascii="Arial" w:hAnsi="Arial" w:cs="Arial"/>
                <w:b/>
                <w:bCs/>
                <w:sz w:val="24"/>
                <w:szCs w:val="24"/>
              </w:rPr>
            </w:pPr>
          </w:p>
        </w:tc>
        <w:tc>
          <w:tcPr>
            <w:tcW w:w="360" w:type="dxa"/>
          </w:tcPr>
          <w:p w14:paraId="096C4A88" w14:textId="77777777" w:rsidR="00C209FF" w:rsidRDefault="00C209FF" w:rsidP="00DD36A6">
            <w:pPr>
              <w:spacing w:after="0" w:line="240" w:lineRule="auto"/>
              <w:rPr>
                <w:rFonts w:ascii="Arial" w:hAnsi="Arial" w:cs="Arial"/>
                <w:b/>
                <w:bCs/>
                <w:sz w:val="24"/>
                <w:szCs w:val="24"/>
              </w:rPr>
            </w:pPr>
          </w:p>
        </w:tc>
        <w:tc>
          <w:tcPr>
            <w:tcW w:w="360" w:type="dxa"/>
          </w:tcPr>
          <w:p w14:paraId="1A73ED98" w14:textId="77777777" w:rsidR="00C209FF" w:rsidRDefault="00C209FF" w:rsidP="00DD36A6">
            <w:pPr>
              <w:spacing w:after="0" w:line="240" w:lineRule="auto"/>
              <w:rPr>
                <w:rFonts w:ascii="Arial" w:hAnsi="Arial" w:cs="Arial"/>
                <w:b/>
                <w:bCs/>
                <w:sz w:val="24"/>
                <w:szCs w:val="24"/>
              </w:rPr>
            </w:pPr>
          </w:p>
        </w:tc>
        <w:tc>
          <w:tcPr>
            <w:tcW w:w="360" w:type="dxa"/>
          </w:tcPr>
          <w:p w14:paraId="6C6E9DCF" w14:textId="77777777" w:rsidR="00C209FF" w:rsidRDefault="00C209FF" w:rsidP="00DD36A6">
            <w:pPr>
              <w:spacing w:after="0" w:line="240" w:lineRule="auto"/>
              <w:rPr>
                <w:rFonts w:ascii="Arial" w:hAnsi="Arial" w:cs="Arial"/>
                <w:b/>
                <w:bCs/>
                <w:sz w:val="24"/>
                <w:szCs w:val="24"/>
              </w:rPr>
            </w:pPr>
          </w:p>
        </w:tc>
        <w:tc>
          <w:tcPr>
            <w:tcW w:w="360" w:type="dxa"/>
          </w:tcPr>
          <w:p w14:paraId="6AA8F3E0" w14:textId="77777777" w:rsidR="00C209FF" w:rsidRDefault="00C209FF" w:rsidP="00DD36A6">
            <w:pPr>
              <w:spacing w:after="0" w:line="240" w:lineRule="auto"/>
              <w:rPr>
                <w:rFonts w:ascii="Arial" w:hAnsi="Arial" w:cs="Arial"/>
                <w:b/>
                <w:bCs/>
                <w:sz w:val="24"/>
                <w:szCs w:val="24"/>
              </w:rPr>
            </w:pPr>
          </w:p>
        </w:tc>
        <w:tc>
          <w:tcPr>
            <w:tcW w:w="360" w:type="dxa"/>
          </w:tcPr>
          <w:p w14:paraId="6EA0C4F2" w14:textId="77777777" w:rsidR="00C209FF" w:rsidRDefault="00C209FF" w:rsidP="00DD36A6">
            <w:pPr>
              <w:spacing w:after="0" w:line="240" w:lineRule="auto"/>
              <w:rPr>
                <w:rFonts w:ascii="Arial" w:hAnsi="Arial" w:cs="Arial"/>
                <w:b/>
                <w:bCs/>
                <w:sz w:val="24"/>
                <w:szCs w:val="24"/>
              </w:rPr>
            </w:pPr>
          </w:p>
        </w:tc>
        <w:tc>
          <w:tcPr>
            <w:tcW w:w="360" w:type="dxa"/>
          </w:tcPr>
          <w:p w14:paraId="28B05953" w14:textId="77777777" w:rsidR="00C209FF" w:rsidRDefault="00C209FF" w:rsidP="00DD36A6">
            <w:pPr>
              <w:spacing w:after="0" w:line="240" w:lineRule="auto"/>
              <w:rPr>
                <w:rFonts w:ascii="Arial" w:hAnsi="Arial" w:cs="Arial"/>
                <w:b/>
                <w:bCs/>
                <w:sz w:val="24"/>
                <w:szCs w:val="24"/>
              </w:rPr>
            </w:pPr>
          </w:p>
        </w:tc>
        <w:tc>
          <w:tcPr>
            <w:tcW w:w="360" w:type="dxa"/>
          </w:tcPr>
          <w:p w14:paraId="105F7DBA" w14:textId="77777777" w:rsidR="00C209FF" w:rsidRDefault="00C209FF" w:rsidP="00DD36A6">
            <w:pPr>
              <w:spacing w:after="0" w:line="240" w:lineRule="auto"/>
              <w:rPr>
                <w:rFonts w:ascii="Arial" w:hAnsi="Arial" w:cs="Arial"/>
                <w:b/>
                <w:bCs/>
                <w:sz w:val="24"/>
                <w:szCs w:val="24"/>
              </w:rPr>
            </w:pPr>
          </w:p>
        </w:tc>
        <w:tc>
          <w:tcPr>
            <w:tcW w:w="360" w:type="dxa"/>
          </w:tcPr>
          <w:p w14:paraId="3A67015E" w14:textId="77777777" w:rsidR="00C209FF" w:rsidRDefault="00C209FF" w:rsidP="00DD36A6">
            <w:pPr>
              <w:spacing w:after="0" w:line="240" w:lineRule="auto"/>
              <w:rPr>
                <w:rFonts w:ascii="Arial" w:hAnsi="Arial" w:cs="Arial"/>
                <w:b/>
                <w:bCs/>
                <w:sz w:val="24"/>
                <w:szCs w:val="24"/>
              </w:rPr>
            </w:pPr>
          </w:p>
        </w:tc>
        <w:tc>
          <w:tcPr>
            <w:tcW w:w="360" w:type="dxa"/>
          </w:tcPr>
          <w:p w14:paraId="1CAC40DA" w14:textId="77777777" w:rsidR="00C209FF" w:rsidRDefault="00C209FF" w:rsidP="00DD36A6">
            <w:pPr>
              <w:spacing w:after="0" w:line="240" w:lineRule="auto"/>
              <w:rPr>
                <w:rFonts w:ascii="Arial" w:hAnsi="Arial" w:cs="Arial"/>
                <w:b/>
                <w:bCs/>
                <w:sz w:val="24"/>
                <w:szCs w:val="24"/>
              </w:rPr>
            </w:pPr>
          </w:p>
        </w:tc>
        <w:tc>
          <w:tcPr>
            <w:tcW w:w="360" w:type="dxa"/>
          </w:tcPr>
          <w:p w14:paraId="1740AC89" w14:textId="77777777" w:rsidR="00C209FF" w:rsidRDefault="00C209FF" w:rsidP="00DD36A6">
            <w:pPr>
              <w:spacing w:after="0" w:line="240" w:lineRule="auto"/>
              <w:rPr>
                <w:rFonts w:ascii="Arial" w:hAnsi="Arial" w:cs="Arial"/>
                <w:b/>
                <w:bCs/>
                <w:sz w:val="24"/>
                <w:szCs w:val="24"/>
              </w:rPr>
            </w:pPr>
          </w:p>
        </w:tc>
        <w:tc>
          <w:tcPr>
            <w:tcW w:w="360" w:type="dxa"/>
          </w:tcPr>
          <w:p w14:paraId="2727C63C" w14:textId="77777777" w:rsidR="00C209FF" w:rsidRDefault="00C209FF" w:rsidP="00DD36A6">
            <w:pPr>
              <w:spacing w:after="0" w:line="240" w:lineRule="auto"/>
              <w:rPr>
                <w:rFonts w:ascii="Arial" w:hAnsi="Arial" w:cs="Arial"/>
                <w:b/>
                <w:bCs/>
                <w:sz w:val="24"/>
                <w:szCs w:val="24"/>
              </w:rPr>
            </w:pPr>
          </w:p>
        </w:tc>
        <w:tc>
          <w:tcPr>
            <w:tcW w:w="360" w:type="dxa"/>
          </w:tcPr>
          <w:p w14:paraId="3BECA3B2" w14:textId="77777777" w:rsidR="00C209FF" w:rsidRDefault="00C209FF" w:rsidP="00DD36A6">
            <w:pPr>
              <w:spacing w:after="0" w:line="240" w:lineRule="auto"/>
              <w:rPr>
                <w:rFonts w:ascii="Arial" w:hAnsi="Arial" w:cs="Arial"/>
                <w:b/>
                <w:bCs/>
                <w:sz w:val="24"/>
                <w:szCs w:val="24"/>
              </w:rPr>
            </w:pPr>
          </w:p>
        </w:tc>
        <w:tc>
          <w:tcPr>
            <w:tcW w:w="360" w:type="dxa"/>
          </w:tcPr>
          <w:p w14:paraId="0050AA7A" w14:textId="77777777" w:rsidR="00C209FF" w:rsidRDefault="00C209FF" w:rsidP="00DD36A6">
            <w:pPr>
              <w:spacing w:after="0" w:line="240" w:lineRule="auto"/>
              <w:rPr>
                <w:rFonts w:ascii="Arial" w:hAnsi="Arial" w:cs="Arial"/>
                <w:b/>
                <w:bCs/>
                <w:sz w:val="24"/>
                <w:szCs w:val="24"/>
              </w:rPr>
            </w:pPr>
          </w:p>
        </w:tc>
        <w:tc>
          <w:tcPr>
            <w:tcW w:w="360" w:type="dxa"/>
          </w:tcPr>
          <w:p w14:paraId="31A8B063" w14:textId="77777777" w:rsidR="00C209FF" w:rsidRDefault="00C209FF" w:rsidP="00DD36A6">
            <w:pPr>
              <w:spacing w:after="0" w:line="240" w:lineRule="auto"/>
              <w:rPr>
                <w:rFonts w:ascii="Arial" w:hAnsi="Arial" w:cs="Arial"/>
                <w:b/>
                <w:bCs/>
                <w:sz w:val="24"/>
                <w:szCs w:val="24"/>
              </w:rPr>
            </w:pPr>
          </w:p>
        </w:tc>
        <w:tc>
          <w:tcPr>
            <w:tcW w:w="360" w:type="dxa"/>
          </w:tcPr>
          <w:p w14:paraId="2F8383EF" w14:textId="77777777" w:rsidR="00C209FF" w:rsidRDefault="00C209FF" w:rsidP="00DD36A6">
            <w:pPr>
              <w:spacing w:after="0" w:line="240" w:lineRule="auto"/>
              <w:rPr>
                <w:rFonts w:ascii="Arial" w:hAnsi="Arial" w:cs="Arial"/>
                <w:b/>
                <w:bCs/>
                <w:sz w:val="24"/>
                <w:szCs w:val="24"/>
              </w:rPr>
            </w:pPr>
          </w:p>
        </w:tc>
        <w:tc>
          <w:tcPr>
            <w:tcW w:w="360" w:type="dxa"/>
          </w:tcPr>
          <w:p w14:paraId="63693200" w14:textId="77777777" w:rsidR="00C209FF" w:rsidRDefault="00C209FF" w:rsidP="00DD36A6">
            <w:pPr>
              <w:spacing w:after="0" w:line="240" w:lineRule="auto"/>
              <w:rPr>
                <w:rFonts w:ascii="Arial" w:hAnsi="Arial" w:cs="Arial"/>
                <w:b/>
                <w:bCs/>
                <w:sz w:val="24"/>
                <w:szCs w:val="24"/>
              </w:rPr>
            </w:pPr>
          </w:p>
        </w:tc>
        <w:tc>
          <w:tcPr>
            <w:tcW w:w="360" w:type="dxa"/>
          </w:tcPr>
          <w:p w14:paraId="55B02375" w14:textId="77777777" w:rsidR="00C209FF" w:rsidRDefault="00C209FF" w:rsidP="00DD36A6">
            <w:pPr>
              <w:spacing w:after="0" w:line="240" w:lineRule="auto"/>
              <w:rPr>
                <w:rFonts w:ascii="Arial" w:hAnsi="Arial" w:cs="Arial"/>
                <w:b/>
                <w:bCs/>
                <w:sz w:val="24"/>
                <w:szCs w:val="24"/>
              </w:rPr>
            </w:pPr>
          </w:p>
        </w:tc>
        <w:tc>
          <w:tcPr>
            <w:tcW w:w="360" w:type="dxa"/>
          </w:tcPr>
          <w:p w14:paraId="614D2A33" w14:textId="77777777" w:rsidR="00C209FF" w:rsidRDefault="00C209FF" w:rsidP="00DD36A6">
            <w:pPr>
              <w:spacing w:after="0" w:line="240" w:lineRule="auto"/>
              <w:rPr>
                <w:rFonts w:ascii="Arial" w:hAnsi="Arial" w:cs="Arial"/>
                <w:b/>
                <w:bCs/>
                <w:sz w:val="24"/>
                <w:szCs w:val="24"/>
              </w:rPr>
            </w:pPr>
          </w:p>
        </w:tc>
        <w:tc>
          <w:tcPr>
            <w:tcW w:w="360" w:type="dxa"/>
          </w:tcPr>
          <w:p w14:paraId="6858D98A" w14:textId="77777777" w:rsidR="00C209FF" w:rsidRDefault="00C209FF" w:rsidP="00DD36A6">
            <w:pPr>
              <w:spacing w:after="0" w:line="240" w:lineRule="auto"/>
              <w:rPr>
                <w:rFonts w:ascii="Arial" w:hAnsi="Arial" w:cs="Arial"/>
                <w:b/>
                <w:bCs/>
                <w:sz w:val="24"/>
                <w:szCs w:val="24"/>
              </w:rPr>
            </w:pPr>
          </w:p>
        </w:tc>
      </w:tr>
      <w:tr w:rsidR="00C209FF" w14:paraId="7C0578B4" w14:textId="77777777" w:rsidTr="00DD36A6">
        <w:trPr>
          <w:trHeight w:val="243"/>
        </w:trPr>
        <w:tc>
          <w:tcPr>
            <w:tcW w:w="3325" w:type="dxa"/>
          </w:tcPr>
          <w:p w14:paraId="6215F7F1"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SIGNIFICANCE OF THE STUDY</w:t>
            </w:r>
          </w:p>
        </w:tc>
        <w:tc>
          <w:tcPr>
            <w:tcW w:w="360" w:type="dxa"/>
          </w:tcPr>
          <w:p w14:paraId="7FD5B190" w14:textId="77777777" w:rsidR="00C209FF" w:rsidRDefault="00C209FF" w:rsidP="00DD36A6">
            <w:pPr>
              <w:spacing w:after="0" w:line="240" w:lineRule="auto"/>
              <w:rPr>
                <w:rFonts w:ascii="Arial" w:hAnsi="Arial" w:cs="Arial"/>
                <w:b/>
                <w:bCs/>
                <w:sz w:val="24"/>
                <w:szCs w:val="24"/>
              </w:rPr>
            </w:pPr>
          </w:p>
        </w:tc>
        <w:tc>
          <w:tcPr>
            <w:tcW w:w="360" w:type="dxa"/>
          </w:tcPr>
          <w:p w14:paraId="4409D96C" w14:textId="77777777" w:rsidR="00C209FF" w:rsidRDefault="00C209FF" w:rsidP="00DD36A6">
            <w:pPr>
              <w:spacing w:after="0" w:line="240" w:lineRule="auto"/>
              <w:rPr>
                <w:rFonts w:ascii="Arial" w:hAnsi="Arial" w:cs="Arial"/>
                <w:b/>
                <w:bCs/>
                <w:sz w:val="24"/>
                <w:szCs w:val="24"/>
              </w:rPr>
            </w:pPr>
          </w:p>
        </w:tc>
        <w:tc>
          <w:tcPr>
            <w:tcW w:w="360" w:type="dxa"/>
          </w:tcPr>
          <w:p w14:paraId="48E6E4AB" w14:textId="77777777" w:rsidR="00C209FF" w:rsidRDefault="00C209FF" w:rsidP="00DD36A6">
            <w:pPr>
              <w:spacing w:after="0" w:line="240" w:lineRule="auto"/>
              <w:rPr>
                <w:rFonts w:ascii="Arial" w:hAnsi="Arial" w:cs="Arial"/>
                <w:b/>
                <w:bCs/>
                <w:sz w:val="24"/>
                <w:szCs w:val="24"/>
              </w:rPr>
            </w:pPr>
          </w:p>
        </w:tc>
        <w:tc>
          <w:tcPr>
            <w:tcW w:w="360" w:type="dxa"/>
          </w:tcPr>
          <w:p w14:paraId="5CDF4531" w14:textId="77777777" w:rsidR="00C209FF" w:rsidRDefault="00C209FF" w:rsidP="00DD36A6">
            <w:pPr>
              <w:spacing w:after="0" w:line="240" w:lineRule="auto"/>
              <w:rPr>
                <w:rFonts w:ascii="Arial" w:hAnsi="Arial" w:cs="Arial"/>
                <w:b/>
                <w:bCs/>
                <w:sz w:val="24"/>
                <w:szCs w:val="24"/>
              </w:rPr>
            </w:pPr>
          </w:p>
        </w:tc>
        <w:tc>
          <w:tcPr>
            <w:tcW w:w="360" w:type="dxa"/>
          </w:tcPr>
          <w:p w14:paraId="7C6E572B" w14:textId="77777777" w:rsidR="00C209FF" w:rsidRDefault="00C209FF" w:rsidP="00DD36A6">
            <w:pPr>
              <w:spacing w:after="0" w:line="240" w:lineRule="auto"/>
              <w:rPr>
                <w:rFonts w:ascii="Arial" w:hAnsi="Arial" w:cs="Arial"/>
                <w:b/>
                <w:bCs/>
                <w:sz w:val="24"/>
                <w:szCs w:val="24"/>
              </w:rPr>
            </w:pPr>
          </w:p>
        </w:tc>
        <w:tc>
          <w:tcPr>
            <w:tcW w:w="360" w:type="dxa"/>
          </w:tcPr>
          <w:p w14:paraId="3012FBD1" w14:textId="77777777" w:rsidR="00C209FF" w:rsidRDefault="00C209FF" w:rsidP="00DD36A6">
            <w:pPr>
              <w:spacing w:after="0" w:line="240" w:lineRule="auto"/>
              <w:rPr>
                <w:rFonts w:ascii="Arial" w:hAnsi="Arial" w:cs="Arial"/>
                <w:b/>
                <w:bCs/>
                <w:sz w:val="24"/>
                <w:szCs w:val="24"/>
              </w:rPr>
            </w:pPr>
          </w:p>
        </w:tc>
        <w:tc>
          <w:tcPr>
            <w:tcW w:w="360" w:type="dxa"/>
          </w:tcPr>
          <w:p w14:paraId="635349AE" w14:textId="77777777" w:rsidR="00C209FF" w:rsidRDefault="00C209FF" w:rsidP="00DD36A6">
            <w:pPr>
              <w:spacing w:after="0" w:line="240" w:lineRule="auto"/>
              <w:rPr>
                <w:rFonts w:ascii="Arial" w:hAnsi="Arial" w:cs="Arial"/>
                <w:b/>
                <w:bCs/>
                <w:sz w:val="24"/>
                <w:szCs w:val="24"/>
              </w:rPr>
            </w:pPr>
          </w:p>
        </w:tc>
        <w:tc>
          <w:tcPr>
            <w:tcW w:w="360" w:type="dxa"/>
          </w:tcPr>
          <w:p w14:paraId="0D3E805D" w14:textId="77777777" w:rsidR="00C209FF" w:rsidRDefault="00C209FF" w:rsidP="00DD36A6">
            <w:pPr>
              <w:spacing w:after="0" w:line="240" w:lineRule="auto"/>
              <w:rPr>
                <w:rFonts w:ascii="Arial" w:hAnsi="Arial" w:cs="Arial"/>
                <w:b/>
                <w:bCs/>
                <w:sz w:val="24"/>
                <w:szCs w:val="24"/>
              </w:rPr>
            </w:pPr>
          </w:p>
        </w:tc>
        <w:tc>
          <w:tcPr>
            <w:tcW w:w="360" w:type="dxa"/>
          </w:tcPr>
          <w:p w14:paraId="31CF35B2" w14:textId="77777777" w:rsidR="00C209FF" w:rsidRDefault="00C209FF" w:rsidP="00DD36A6">
            <w:pPr>
              <w:spacing w:after="0" w:line="240" w:lineRule="auto"/>
              <w:rPr>
                <w:rFonts w:ascii="Arial" w:hAnsi="Arial" w:cs="Arial"/>
                <w:b/>
                <w:bCs/>
                <w:sz w:val="24"/>
                <w:szCs w:val="24"/>
              </w:rPr>
            </w:pPr>
          </w:p>
        </w:tc>
        <w:tc>
          <w:tcPr>
            <w:tcW w:w="360" w:type="dxa"/>
          </w:tcPr>
          <w:p w14:paraId="754BB332" w14:textId="77777777" w:rsidR="00C209FF" w:rsidRDefault="00C209FF" w:rsidP="00DD36A6">
            <w:pPr>
              <w:spacing w:after="0" w:line="240" w:lineRule="auto"/>
              <w:rPr>
                <w:rFonts w:ascii="Arial" w:hAnsi="Arial" w:cs="Arial"/>
                <w:b/>
                <w:bCs/>
                <w:sz w:val="24"/>
                <w:szCs w:val="24"/>
              </w:rPr>
            </w:pPr>
          </w:p>
        </w:tc>
        <w:tc>
          <w:tcPr>
            <w:tcW w:w="360" w:type="dxa"/>
          </w:tcPr>
          <w:p w14:paraId="74267494" w14:textId="77777777" w:rsidR="00C209FF" w:rsidRDefault="00C209FF" w:rsidP="00DD36A6">
            <w:pPr>
              <w:spacing w:after="0" w:line="240" w:lineRule="auto"/>
              <w:rPr>
                <w:rFonts w:ascii="Arial" w:hAnsi="Arial" w:cs="Arial"/>
                <w:b/>
                <w:bCs/>
                <w:sz w:val="24"/>
                <w:szCs w:val="24"/>
              </w:rPr>
            </w:pPr>
          </w:p>
        </w:tc>
        <w:tc>
          <w:tcPr>
            <w:tcW w:w="360" w:type="dxa"/>
          </w:tcPr>
          <w:p w14:paraId="025355DE" w14:textId="77777777" w:rsidR="00C209FF" w:rsidRDefault="00C209FF" w:rsidP="00DD36A6">
            <w:pPr>
              <w:spacing w:after="0" w:line="240" w:lineRule="auto"/>
              <w:rPr>
                <w:rFonts w:ascii="Arial" w:hAnsi="Arial" w:cs="Arial"/>
                <w:b/>
                <w:bCs/>
                <w:sz w:val="24"/>
                <w:szCs w:val="24"/>
              </w:rPr>
            </w:pPr>
          </w:p>
        </w:tc>
        <w:tc>
          <w:tcPr>
            <w:tcW w:w="360" w:type="dxa"/>
          </w:tcPr>
          <w:p w14:paraId="5211E21D" w14:textId="77777777" w:rsidR="00C209FF" w:rsidRDefault="00C209FF" w:rsidP="00DD36A6">
            <w:pPr>
              <w:spacing w:after="0" w:line="240" w:lineRule="auto"/>
              <w:rPr>
                <w:rFonts w:ascii="Arial" w:hAnsi="Arial" w:cs="Arial"/>
                <w:b/>
                <w:bCs/>
                <w:sz w:val="24"/>
                <w:szCs w:val="24"/>
              </w:rPr>
            </w:pPr>
          </w:p>
        </w:tc>
        <w:tc>
          <w:tcPr>
            <w:tcW w:w="360" w:type="dxa"/>
          </w:tcPr>
          <w:p w14:paraId="131C62C8" w14:textId="77777777" w:rsidR="00C209FF" w:rsidRDefault="00C209FF" w:rsidP="00DD36A6">
            <w:pPr>
              <w:spacing w:after="0" w:line="240" w:lineRule="auto"/>
              <w:rPr>
                <w:rFonts w:ascii="Arial" w:hAnsi="Arial" w:cs="Arial"/>
                <w:b/>
                <w:bCs/>
                <w:sz w:val="24"/>
                <w:szCs w:val="24"/>
              </w:rPr>
            </w:pPr>
          </w:p>
        </w:tc>
        <w:tc>
          <w:tcPr>
            <w:tcW w:w="360" w:type="dxa"/>
          </w:tcPr>
          <w:p w14:paraId="430660E2" w14:textId="77777777" w:rsidR="00C209FF" w:rsidRDefault="00C209FF" w:rsidP="00DD36A6">
            <w:pPr>
              <w:spacing w:after="0" w:line="240" w:lineRule="auto"/>
              <w:rPr>
                <w:rFonts w:ascii="Arial" w:hAnsi="Arial" w:cs="Arial"/>
                <w:b/>
                <w:bCs/>
                <w:sz w:val="24"/>
                <w:szCs w:val="24"/>
              </w:rPr>
            </w:pPr>
          </w:p>
        </w:tc>
        <w:tc>
          <w:tcPr>
            <w:tcW w:w="360" w:type="dxa"/>
          </w:tcPr>
          <w:p w14:paraId="66BF89DA" w14:textId="77777777" w:rsidR="00C209FF" w:rsidRDefault="00C209FF" w:rsidP="00DD36A6">
            <w:pPr>
              <w:spacing w:after="0" w:line="240" w:lineRule="auto"/>
              <w:rPr>
                <w:rFonts w:ascii="Arial" w:hAnsi="Arial" w:cs="Arial"/>
                <w:b/>
                <w:bCs/>
                <w:sz w:val="24"/>
                <w:szCs w:val="24"/>
              </w:rPr>
            </w:pPr>
          </w:p>
        </w:tc>
        <w:tc>
          <w:tcPr>
            <w:tcW w:w="360" w:type="dxa"/>
          </w:tcPr>
          <w:p w14:paraId="5D186289" w14:textId="77777777" w:rsidR="00C209FF" w:rsidRDefault="00C209FF" w:rsidP="00DD36A6">
            <w:pPr>
              <w:spacing w:after="0" w:line="240" w:lineRule="auto"/>
              <w:rPr>
                <w:rFonts w:ascii="Arial" w:hAnsi="Arial" w:cs="Arial"/>
                <w:b/>
                <w:bCs/>
                <w:sz w:val="24"/>
                <w:szCs w:val="24"/>
              </w:rPr>
            </w:pPr>
          </w:p>
        </w:tc>
        <w:tc>
          <w:tcPr>
            <w:tcW w:w="360" w:type="dxa"/>
          </w:tcPr>
          <w:p w14:paraId="0B8902A8" w14:textId="77777777" w:rsidR="00C209FF" w:rsidRDefault="00C209FF" w:rsidP="00DD36A6">
            <w:pPr>
              <w:spacing w:after="0" w:line="240" w:lineRule="auto"/>
              <w:rPr>
                <w:rFonts w:ascii="Arial" w:hAnsi="Arial" w:cs="Arial"/>
                <w:b/>
                <w:bCs/>
                <w:sz w:val="24"/>
                <w:szCs w:val="24"/>
              </w:rPr>
            </w:pPr>
          </w:p>
        </w:tc>
        <w:tc>
          <w:tcPr>
            <w:tcW w:w="360" w:type="dxa"/>
          </w:tcPr>
          <w:p w14:paraId="22379530" w14:textId="77777777" w:rsidR="00C209FF" w:rsidRDefault="00C209FF" w:rsidP="00DD36A6">
            <w:pPr>
              <w:spacing w:after="0" w:line="240" w:lineRule="auto"/>
              <w:rPr>
                <w:rFonts w:ascii="Arial" w:hAnsi="Arial" w:cs="Arial"/>
                <w:b/>
                <w:bCs/>
                <w:sz w:val="24"/>
                <w:szCs w:val="24"/>
              </w:rPr>
            </w:pPr>
          </w:p>
        </w:tc>
        <w:tc>
          <w:tcPr>
            <w:tcW w:w="360" w:type="dxa"/>
          </w:tcPr>
          <w:p w14:paraId="49632815" w14:textId="77777777" w:rsidR="00C209FF" w:rsidRDefault="00C209FF" w:rsidP="00DD36A6">
            <w:pPr>
              <w:spacing w:after="0" w:line="240" w:lineRule="auto"/>
              <w:rPr>
                <w:rFonts w:ascii="Arial" w:hAnsi="Arial" w:cs="Arial"/>
                <w:b/>
                <w:bCs/>
                <w:sz w:val="24"/>
                <w:szCs w:val="24"/>
              </w:rPr>
            </w:pPr>
          </w:p>
        </w:tc>
      </w:tr>
      <w:tr w:rsidR="00C209FF" w14:paraId="0ADCF133" w14:textId="77777777" w:rsidTr="00DD36A6">
        <w:trPr>
          <w:trHeight w:val="243"/>
        </w:trPr>
        <w:tc>
          <w:tcPr>
            <w:tcW w:w="3325" w:type="dxa"/>
          </w:tcPr>
          <w:p w14:paraId="78F491BD"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SCOPE AND LIMITATIONS</w:t>
            </w:r>
          </w:p>
        </w:tc>
        <w:tc>
          <w:tcPr>
            <w:tcW w:w="360" w:type="dxa"/>
          </w:tcPr>
          <w:p w14:paraId="598805B5" w14:textId="77777777" w:rsidR="00C209FF" w:rsidRDefault="00C209FF" w:rsidP="00DD36A6">
            <w:pPr>
              <w:spacing w:after="0" w:line="240" w:lineRule="auto"/>
              <w:rPr>
                <w:rFonts w:ascii="Arial" w:hAnsi="Arial" w:cs="Arial"/>
                <w:b/>
                <w:bCs/>
                <w:sz w:val="24"/>
                <w:szCs w:val="24"/>
              </w:rPr>
            </w:pPr>
          </w:p>
        </w:tc>
        <w:tc>
          <w:tcPr>
            <w:tcW w:w="360" w:type="dxa"/>
          </w:tcPr>
          <w:p w14:paraId="524FC8F2" w14:textId="77777777" w:rsidR="00C209FF" w:rsidRDefault="00C209FF" w:rsidP="00DD36A6">
            <w:pPr>
              <w:spacing w:after="0" w:line="240" w:lineRule="auto"/>
              <w:rPr>
                <w:rFonts w:ascii="Arial" w:hAnsi="Arial" w:cs="Arial"/>
                <w:b/>
                <w:bCs/>
                <w:sz w:val="24"/>
                <w:szCs w:val="24"/>
              </w:rPr>
            </w:pPr>
          </w:p>
        </w:tc>
        <w:tc>
          <w:tcPr>
            <w:tcW w:w="360" w:type="dxa"/>
          </w:tcPr>
          <w:p w14:paraId="59DCBDBC" w14:textId="77777777" w:rsidR="00C209FF" w:rsidRDefault="00C209FF" w:rsidP="00DD36A6">
            <w:pPr>
              <w:spacing w:after="0" w:line="240" w:lineRule="auto"/>
              <w:rPr>
                <w:rFonts w:ascii="Arial" w:hAnsi="Arial" w:cs="Arial"/>
                <w:b/>
                <w:bCs/>
                <w:sz w:val="24"/>
                <w:szCs w:val="24"/>
              </w:rPr>
            </w:pPr>
          </w:p>
        </w:tc>
        <w:tc>
          <w:tcPr>
            <w:tcW w:w="360" w:type="dxa"/>
          </w:tcPr>
          <w:p w14:paraId="0467BCA0" w14:textId="77777777" w:rsidR="00C209FF" w:rsidRDefault="00C209FF" w:rsidP="00DD36A6">
            <w:pPr>
              <w:spacing w:after="0" w:line="240" w:lineRule="auto"/>
              <w:rPr>
                <w:rFonts w:ascii="Arial" w:hAnsi="Arial" w:cs="Arial"/>
                <w:b/>
                <w:bCs/>
                <w:sz w:val="24"/>
                <w:szCs w:val="24"/>
              </w:rPr>
            </w:pPr>
          </w:p>
        </w:tc>
        <w:tc>
          <w:tcPr>
            <w:tcW w:w="360" w:type="dxa"/>
          </w:tcPr>
          <w:p w14:paraId="1ABC0C1C" w14:textId="77777777" w:rsidR="00C209FF" w:rsidRDefault="00C209FF" w:rsidP="00DD36A6">
            <w:pPr>
              <w:spacing w:after="0" w:line="240" w:lineRule="auto"/>
              <w:rPr>
                <w:rFonts w:ascii="Arial" w:hAnsi="Arial" w:cs="Arial"/>
                <w:b/>
                <w:bCs/>
                <w:sz w:val="24"/>
                <w:szCs w:val="24"/>
              </w:rPr>
            </w:pPr>
          </w:p>
        </w:tc>
        <w:tc>
          <w:tcPr>
            <w:tcW w:w="360" w:type="dxa"/>
          </w:tcPr>
          <w:p w14:paraId="3B295AAD" w14:textId="77777777" w:rsidR="00C209FF" w:rsidRDefault="00C209FF" w:rsidP="00DD36A6">
            <w:pPr>
              <w:spacing w:after="0" w:line="240" w:lineRule="auto"/>
              <w:rPr>
                <w:rFonts w:ascii="Arial" w:hAnsi="Arial" w:cs="Arial"/>
                <w:b/>
                <w:bCs/>
                <w:sz w:val="24"/>
                <w:szCs w:val="24"/>
              </w:rPr>
            </w:pPr>
          </w:p>
        </w:tc>
        <w:tc>
          <w:tcPr>
            <w:tcW w:w="360" w:type="dxa"/>
          </w:tcPr>
          <w:p w14:paraId="3C8863C8" w14:textId="77777777" w:rsidR="00C209FF" w:rsidRDefault="00C209FF" w:rsidP="00DD36A6">
            <w:pPr>
              <w:spacing w:after="0" w:line="240" w:lineRule="auto"/>
              <w:rPr>
                <w:rFonts w:ascii="Arial" w:hAnsi="Arial" w:cs="Arial"/>
                <w:b/>
                <w:bCs/>
                <w:sz w:val="24"/>
                <w:szCs w:val="24"/>
              </w:rPr>
            </w:pPr>
          </w:p>
        </w:tc>
        <w:tc>
          <w:tcPr>
            <w:tcW w:w="360" w:type="dxa"/>
          </w:tcPr>
          <w:p w14:paraId="5768CDB1" w14:textId="77777777" w:rsidR="00C209FF" w:rsidRDefault="00C209FF" w:rsidP="00DD36A6">
            <w:pPr>
              <w:spacing w:after="0" w:line="240" w:lineRule="auto"/>
              <w:rPr>
                <w:rFonts w:ascii="Arial" w:hAnsi="Arial" w:cs="Arial"/>
                <w:b/>
                <w:bCs/>
                <w:sz w:val="24"/>
                <w:szCs w:val="24"/>
              </w:rPr>
            </w:pPr>
          </w:p>
        </w:tc>
        <w:tc>
          <w:tcPr>
            <w:tcW w:w="360" w:type="dxa"/>
          </w:tcPr>
          <w:p w14:paraId="6AA7D790" w14:textId="77777777" w:rsidR="00C209FF" w:rsidRDefault="00C209FF" w:rsidP="00DD36A6">
            <w:pPr>
              <w:spacing w:after="0" w:line="240" w:lineRule="auto"/>
              <w:rPr>
                <w:rFonts w:ascii="Arial" w:hAnsi="Arial" w:cs="Arial"/>
                <w:b/>
                <w:bCs/>
                <w:sz w:val="24"/>
                <w:szCs w:val="24"/>
              </w:rPr>
            </w:pPr>
          </w:p>
        </w:tc>
        <w:tc>
          <w:tcPr>
            <w:tcW w:w="360" w:type="dxa"/>
          </w:tcPr>
          <w:p w14:paraId="4405AE77" w14:textId="77777777" w:rsidR="00C209FF" w:rsidRDefault="00C209FF" w:rsidP="00DD36A6">
            <w:pPr>
              <w:spacing w:after="0" w:line="240" w:lineRule="auto"/>
              <w:rPr>
                <w:rFonts w:ascii="Arial" w:hAnsi="Arial" w:cs="Arial"/>
                <w:b/>
                <w:bCs/>
                <w:sz w:val="24"/>
                <w:szCs w:val="24"/>
              </w:rPr>
            </w:pPr>
          </w:p>
        </w:tc>
        <w:tc>
          <w:tcPr>
            <w:tcW w:w="360" w:type="dxa"/>
          </w:tcPr>
          <w:p w14:paraId="2902EE70" w14:textId="77777777" w:rsidR="00C209FF" w:rsidRDefault="00C209FF" w:rsidP="00DD36A6">
            <w:pPr>
              <w:spacing w:after="0" w:line="240" w:lineRule="auto"/>
              <w:rPr>
                <w:rFonts w:ascii="Arial" w:hAnsi="Arial" w:cs="Arial"/>
                <w:b/>
                <w:bCs/>
                <w:sz w:val="24"/>
                <w:szCs w:val="24"/>
              </w:rPr>
            </w:pPr>
          </w:p>
        </w:tc>
        <w:tc>
          <w:tcPr>
            <w:tcW w:w="360" w:type="dxa"/>
          </w:tcPr>
          <w:p w14:paraId="7082050B" w14:textId="77777777" w:rsidR="00C209FF" w:rsidRDefault="00C209FF" w:rsidP="00DD36A6">
            <w:pPr>
              <w:spacing w:after="0" w:line="240" w:lineRule="auto"/>
              <w:rPr>
                <w:rFonts w:ascii="Arial" w:hAnsi="Arial" w:cs="Arial"/>
                <w:b/>
                <w:bCs/>
                <w:sz w:val="24"/>
                <w:szCs w:val="24"/>
              </w:rPr>
            </w:pPr>
          </w:p>
        </w:tc>
        <w:tc>
          <w:tcPr>
            <w:tcW w:w="360" w:type="dxa"/>
          </w:tcPr>
          <w:p w14:paraId="47086657" w14:textId="77777777" w:rsidR="00C209FF" w:rsidRDefault="00C209FF" w:rsidP="00DD36A6">
            <w:pPr>
              <w:spacing w:after="0" w:line="240" w:lineRule="auto"/>
              <w:rPr>
                <w:rFonts w:ascii="Arial" w:hAnsi="Arial" w:cs="Arial"/>
                <w:b/>
                <w:bCs/>
                <w:sz w:val="24"/>
                <w:szCs w:val="24"/>
              </w:rPr>
            </w:pPr>
          </w:p>
        </w:tc>
        <w:tc>
          <w:tcPr>
            <w:tcW w:w="360" w:type="dxa"/>
          </w:tcPr>
          <w:p w14:paraId="284AEE73" w14:textId="77777777" w:rsidR="00C209FF" w:rsidRDefault="00C209FF" w:rsidP="00DD36A6">
            <w:pPr>
              <w:spacing w:after="0" w:line="240" w:lineRule="auto"/>
              <w:rPr>
                <w:rFonts w:ascii="Arial" w:hAnsi="Arial" w:cs="Arial"/>
                <w:b/>
                <w:bCs/>
                <w:sz w:val="24"/>
                <w:szCs w:val="24"/>
              </w:rPr>
            </w:pPr>
          </w:p>
        </w:tc>
        <w:tc>
          <w:tcPr>
            <w:tcW w:w="360" w:type="dxa"/>
          </w:tcPr>
          <w:p w14:paraId="5DAA7942" w14:textId="77777777" w:rsidR="00C209FF" w:rsidRDefault="00C209FF" w:rsidP="00DD36A6">
            <w:pPr>
              <w:spacing w:after="0" w:line="240" w:lineRule="auto"/>
              <w:rPr>
                <w:rFonts w:ascii="Arial" w:hAnsi="Arial" w:cs="Arial"/>
                <w:b/>
                <w:bCs/>
                <w:sz w:val="24"/>
                <w:szCs w:val="24"/>
              </w:rPr>
            </w:pPr>
          </w:p>
        </w:tc>
        <w:tc>
          <w:tcPr>
            <w:tcW w:w="360" w:type="dxa"/>
          </w:tcPr>
          <w:p w14:paraId="6FFABDC1" w14:textId="77777777" w:rsidR="00C209FF" w:rsidRDefault="00C209FF" w:rsidP="00DD36A6">
            <w:pPr>
              <w:spacing w:after="0" w:line="240" w:lineRule="auto"/>
              <w:rPr>
                <w:rFonts w:ascii="Arial" w:hAnsi="Arial" w:cs="Arial"/>
                <w:b/>
                <w:bCs/>
                <w:sz w:val="24"/>
                <w:szCs w:val="24"/>
              </w:rPr>
            </w:pPr>
          </w:p>
        </w:tc>
        <w:tc>
          <w:tcPr>
            <w:tcW w:w="360" w:type="dxa"/>
          </w:tcPr>
          <w:p w14:paraId="014E7AB8" w14:textId="77777777" w:rsidR="00C209FF" w:rsidRDefault="00C209FF" w:rsidP="00DD36A6">
            <w:pPr>
              <w:spacing w:after="0" w:line="240" w:lineRule="auto"/>
              <w:rPr>
                <w:rFonts w:ascii="Arial" w:hAnsi="Arial" w:cs="Arial"/>
                <w:b/>
                <w:bCs/>
                <w:sz w:val="24"/>
                <w:szCs w:val="24"/>
              </w:rPr>
            </w:pPr>
          </w:p>
        </w:tc>
        <w:tc>
          <w:tcPr>
            <w:tcW w:w="360" w:type="dxa"/>
          </w:tcPr>
          <w:p w14:paraId="3AC6A402" w14:textId="77777777" w:rsidR="00C209FF" w:rsidRDefault="00C209FF" w:rsidP="00DD36A6">
            <w:pPr>
              <w:spacing w:after="0" w:line="240" w:lineRule="auto"/>
              <w:rPr>
                <w:rFonts w:ascii="Arial" w:hAnsi="Arial" w:cs="Arial"/>
                <w:b/>
                <w:bCs/>
                <w:sz w:val="24"/>
                <w:szCs w:val="24"/>
              </w:rPr>
            </w:pPr>
          </w:p>
        </w:tc>
        <w:tc>
          <w:tcPr>
            <w:tcW w:w="360" w:type="dxa"/>
          </w:tcPr>
          <w:p w14:paraId="718EBF49" w14:textId="77777777" w:rsidR="00C209FF" w:rsidRDefault="00C209FF" w:rsidP="00DD36A6">
            <w:pPr>
              <w:spacing w:after="0" w:line="240" w:lineRule="auto"/>
              <w:rPr>
                <w:rFonts w:ascii="Arial" w:hAnsi="Arial" w:cs="Arial"/>
                <w:b/>
                <w:bCs/>
                <w:sz w:val="24"/>
                <w:szCs w:val="24"/>
              </w:rPr>
            </w:pPr>
          </w:p>
        </w:tc>
        <w:tc>
          <w:tcPr>
            <w:tcW w:w="360" w:type="dxa"/>
          </w:tcPr>
          <w:p w14:paraId="0C4D41AB" w14:textId="77777777" w:rsidR="00C209FF" w:rsidRDefault="00C209FF" w:rsidP="00DD36A6">
            <w:pPr>
              <w:spacing w:after="0" w:line="240" w:lineRule="auto"/>
              <w:rPr>
                <w:rFonts w:ascii="Arial" w:hAnsi="Arial" w:cs="Arial"/>
                <w:b/>
                <w:bCs/>
                <w:sz w:val="24"/>
                <w:szCs w:val="24"/>
              </w:rPr>
            </w:pPr>
          </w:p>
        </w:tc>
      </w:tr>
      <w:tr w:rsidR="00C209FF" w14:paraId="148B1D94" w14:textId="77777777" w:rsidTr="00DD36A6">
        <w:trPr>
          <w:trHeight w:val="243"/>
        </w:trPr>
        <w:tc>
          <w:tcPr>
            <w:tcW w:w="3325" w:type="dxa"/>
          </w:tcPr>
          <w:p w14:paraId="591DEE38"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DEFINITION OF TERMS</w:t>
            </w:r>
          </w:p>
        </w:tc>
        <w:tc>
          <w:tcPr>
            <w:tcW w:w="360" w:type="dxa"/>
          </w:tcPr>
          <w:p w14:paraId="6C48B920" w14:textId="77777777" w:rsidR="00C209FF" w:rsidRDefault="00C209FF" w:rsidP="00DD36A6">
            <w:pPr>
              <w:spacing w:after="0" w:line="240" w:lineRule="auto"/>
              <w:rPr>
                <w:rFonts w:ascii="Arial" w:hAnsi="Arial" w:cs="Arial"/>
                <w:b/>
                <w:bCs/>
                <w:sz w:val="24"/>
                <w:szCs w:val="24"/>
              </w:rPr>
            </w:pPr>
          </w:p>
        </w:tc>
        <w:tc>
          <w:tcPr>
            <w:tcW w:w="360" w:type="dxa"/>
          </w:tcPr>
          <w:p w14:paraId="3CF2F836" w14:textId="77777777" w:rsidR="00C209FF" w:rsidRDefault="00C209FF" w:rsidP="00DD36A6">
            <w:pPr>
              <w:spacing w:after="0" w:line="240" w:lineRule="auto"/>
              <w:rPr>
                <w:rFonts w:ascii="Arial" w:hAnsi="Arial" w:cs="Arial"/>
                <w:b/>
                <w:bCs/>
                <w:sz w:val="24"/>
                <w:szCs w:val="24"/>
              </w:rPr>
            </w:pPr>
          </w:p>
        </w:tc>
        <w:tc>
          <w:tcPr>
            <w:tcW w:w="360" w:type="dxa"/>
          </w:tcPr>
          <w:p w14:paraId="5029058F" w14:textId="77777777" w:rsidR="00C209FF" w:rsidRDefault="00C209FF" w:rsidP="00DD36A6">
            <w:pPr>
              <w:spacing w:after="0" w:line="240" w:lineRule="auto"/>
              <w:rPr>
                <w:rFonts w:ascii="Arial" w:hAnsi="Arial" w:cs="Arial"/>
                <w:b/>
                <w:bCs/>
                <w:sz w:val="24"/>
                <w:szCs w:val="24"/>
              </w:rPr>
            </w:pPr>
          </w:p>
        </w:tc>
        <w:tc>
          <w:tcPr>
            <w:tcW w:w="360" w:type="dxa"/>
          </w:tcPr>
          <w:p w14:paraId="50C725E6" w14:textId="77777777" w:rsidR="00C209FF" w:rsidRDefault="00C209FF" w:rsidP="00DD36A6">
            <w:pPr>
              <w:spacing w:after="0" w:line="240" w:lineRule="auto"/>
              <w:rPr>
                <w:rFonts w:ascii="Arial" w:hAnsi="Arial" w:cs="Arial"/>
                <w:b/>
                <w:bCs/>
                <w:sz w:val="24"/>
                <w:szCs w:val="24"/>
              </w:rPr>
            </w:pPr>
          </w:p>
        </w:tc>
        <w:tc>
          <w:tcPr>
            <w:tcW w:w="360" w:type="dxa"/>
          </w:tcPr>
          <w:p w14:paraId="0305D86D" w14:textId="77777777" w:rsidR="00C209FF" w:rsidRDefault="00C209FF" w:rsidP="00DD36A6">
            <w:pPr>
              <w:spacing w:after="0" w:line="240" w:lineRule="auto"/>
              <w:rPr>
                <w:rFonts w:ascii="Arial" w:hAnsi="Arial" w:cs="Arial"/>
                <w:b/>
                <w:bCs/>
                <w:sz w:val="24"/>
                <w:szCs w:val="24"/>
              </w:rPr>
            </w:pPr>
          </w:p>
        </w:tc>
        <w:tc>
          <w:tcPr>
            <w:tcW w:w="360" w:type="dxa"/>
          </w:tcPr>
          <w:p w14:paraId="124C8858" w14:textId="77777777" w:rsidR="00C209FF" w:rsidRDefault="00C209FF" w:rsidP="00DD36A6">
            <w:pPr>
              <w:spacing w:after="0" w:line="240" w:lineRule="auto"/>
              <w:rPr>
                <w:rFonts w:ascii="Arial" w:hAnsi="Arial" w:cs="Arial"/>
                <w:b/>
                <w:bCs/>
                <w:sz w:val="24"/>
                <w:szCs w:val="24"/>
              </w:rPr>
            </w:pPr>
          </w:p>
        </w:tc>
        <w:tc>
          <w:tcPr>
            <w:tcW w:w="360" w:type="dxa"/>
          </w:tcPr>
          <w:p w14:paraId="1D175B09" w14:textId="77777777" w:rsidR="00C209FF" w:rsidRDefault="00C209FF" w:rsidP="00DD36A6">
            <w:pPr>
              <w:spacing w:after="0" w:line="240" w:lineRule="auto"/>
              <w:rPr>
                <w:rFonts w:ascii="Arial" w:hAnsi="Arial" w:cs="Arial"/>
                <w:b/>
                <w:bCs/>
                <w:sz w:val="24"/>
                <w:szCs w:val="24"/>
              </w:rPr>
            </w:pPr>
          </w:p>
        </w:tc>
        <w:tc>
          <w:tcPr>
            <w:tcW w:w="360" w:type="dxa"/>
          </w:tcPr>
          <w:p w14:paraId="240C2231" w14:textId="77777777" w:rsidR="00C209FF" w:rsidRDefault="00C209FF" w:rsidP="00DD36A6">
            <w:pPr>
              <w:spacing w:after="0" w:line="240" w:lineRule="auto"/>
              <w:rPr>
                <w:rFonts w:ascii="Arial" w:hAnsi="Arial" w:cs="Arial"/>
                <w:b/>
                <w:bCs/>
                <w:sz w:val="24"/>
                <w:szCs w:val="24"/>
              </w:rPr>
            </w:pPr>
          </w:p>
        </w:tc>
        <w:tc>
          <w:tcPr>
            <w:tcW w:w="360" w:type="dxa"/>
          </w:tcPr>
          <w:p w14:paraId="008874F1" w14:textId="77777777" w:rsidR="00C209FF" w:rsidRDefault="00C209FF" w:rsidP="00DD36A6">
            <w:pPr>
              <w:spacing w:after="0" w:line="240" w:lineRule="auto"/>
              <w:rPr>
                <w:rFonts w:ascii="Arial" w:hAnsi="Arial" w:cs="Arial"/>
                <w:b/>
                <w:bCs/>
                <w:sz w:val="24"/>
                <w:szCs w:val="24"/>
              </w:rPr>
            </w:pPr>
          </w:p>
        </w:tc>
        <w:tc>
          <w:tcPr>
            <w:tcW w:w="360" w:type="dxa"/>
          </w:tcPr>
          <w:p w14:paraId="0DFAEB70" w14:textId="77777777" w:rsidR="00C209FF" w:rsidRDefault="00C209FF" w:rsidP="00DD36A6">
            <w:pPr>
              <w:spacing w:after="0" w:line="240" w:lineRule="auto"/>
              <w:rPr>
                <w:rFonts w:ascii="Arial" w:hAnsi="Arial" w:cs="Arial"/>
                <w:b/>
                <w:bCs/>
                <w:sz w:val="24"/>
                <w:szCs w:val="24"/>
              </w:rPr>
            </w:pPr>
          </w:p>
        </w:tc>
        <w:tc>
          <w:tcPr>
            <w:tcW w:w="360" w:type="dxa"/>
          </w:tcPr>
          <w:p w14:paraId="6E26EFC4" w14:textId="77777777" w:rsidR="00C209FF" w:rsidRDefault="00C209FF" w:rsidP="00DD36A6">
            <w:pPr>
              <w:spacing w:after="0" w:line="240" w:lineRule="auto"/>
              <w:rPr>
                <w:rFonts w:ascii="Arial" w:hAnsi="Arial" w:cs="Arial"/>
                <w:b/>
                <w:bCs/>
                <w:sz w:val="24"/>
                <w:szCs w:val="24"/>
              </w:rPr>
            </w:pPr>
          </w:p>
        </w:tc>
        <w:tc>
          <w:tcPr>
            <w:tcW w:w="360" w:type="dxa"/>
          </w:tcPr>
          <w:p w14:paraId="66C933DD" w14:textId="77777777" w:rsidR="00C209FF" w:rsidRDefault="00C209FF" w:rsidP="00DD36A6">
            <w:pPr>
              <w:spacing w:after="0" w:line="240" w:lineRule="auto"/>
              <w:rPr>
                <w:rFonts w:ascii="Arial" w:hAnsi="Arial" w:cs="Arial"/>
                <w:b/>
                <w:bCs/>
                <w:sz w:val="24"/>
                <w:szCs w:val="24"/>
              </w:rPr>
            </w:pPr>
          </w:p>
        </w:tc>
        <w:tc>
          <w:tcPr>
            <w:tcW w:w="360" w:type="dxa"/>
          </w:tcPr>
          <w:p w14:paraId="4FD79F0B" w14:textId="77777777" w:rsidR="00C209FF" w:rsidRDefault="00C209FF" w:rsidP="00DD36A6">
            <w:pPr>
              <w:spacing w:after="0" w:line="240" w:lineRule="auto"/>
              <w:rPr>
                <w:rFonts w:ascii="Arial" w:hAnsi="Arial" w:cs="Arial"/>
                <w:b/>
                <w:bCs/>
                <w:sz w:val="24"/>
                <w:szCs w:val="24"/>
              </w:rPr>
            </w:pPr>
          </w:p>
        </w:tc>
        <w:tc>
          <w:tcPr>
            <w:tcW w:w="360" w:type="dxa"/>
          </w:tcPr>
          <w:p w14:paraId="1DFD4935" w14:textId="77777777" w:rsidR="00C209FF" w:rsidRDefault="00C209FF" w:rsidP="00DD36A6">
            <w:pPr>
              <w:spacing w:after="0" w:line="240" w:lineRule="auto"/>
              <w:rPr>
                <w:rFonts w:ascii="Arial" w:hAnsi="Arial" w:cs="Arial"/>
                <w:b/>
                <w:bCs/>
                <w:sz w:val="24"/>
                <w:szCs w:val="24"/>
              </w:rPr>
            </w:pPr>
          </w:p>
        </w:tc>
        <w:tc>
          <w:tcPr>
            <w:tcW w:w="360" w:type="dxa"/>
          </w:tcPr>
          <w:p w14:paraId="18EE326D" w14:textId="77777777" w:rsidR="00C209FF" w:rsidRDefault="00C209FF" w:rsidP="00DD36A6">
            <w:pPr>
              <w:spacing w:after="0" w:line="240" w:lineRule="auto"/>
              <w:rPr>
                <w:rFonts w:ascii="Arial" w:hAnsi="Arial" w:cs="Arial"/>
                <w:b/>
                <w:bCs/>
                <w:sz w:val="24"/>
                <w:szCs w:val="24"/>
              </w:rPr>
            </w:pPr>
          </w:p>
        </w:tc>
        <w:tc>
          <w:tcPr>
            <w:tcW w:w="360" w:type="dxa"/>
          </w:tcPr>
          <w:p w14:paraId="05112D9C" w14:textId="77777777" w:rsidR="00C209FF" w:rsidRDefault="00C209FF" w:rsidP="00DD36A6">
            <w:pPr>
              <w:spacing w:after="0" w:line="240" w:lineRule="auto"/>
              <w:rPr>
                <w:rFonts w:ascii="Arial" w:hAnsi="Arial" w:cs="Arial"/>
                <w:b/>
                <w:bCs/>
                <w:sz w:val="24"/>
                <w:szCs w:val="24"/>
              </w:rPr>
            </w:pPr>
          </w:p>
        </w:tc>
        <w:tc>
          <w:tcPr>
            <w:tcW w:w="360" w:type="dxa"/>
          </w:tcPr>
          <w:p w14:paraId="7F0F5B03" w14:textId="77777777" w:rsidR="00C209FF" w:rsidRDefault="00C209FF" w:rsidP="00DD36A6">
            <w:pPr>
              <w:spacing w:after="0" w:line="240" w:lineRule="auto"/>
              <w:rPr>
                <w:rFonts w:ascii="Arial" w:hAnsi="Arial" w:cs="Arial"/>
                <w:b/>
                <w:bCs/>
                <w:sz w:val="24"/>
                <w:szCs w:val="24"/>
              </w:rPr>
            </w:pPr>
          </w:p>
        </w:tc>
        <w:tc>
          <w:tcPr>
            <w:tcW w:w="360" w:type="dxa"/>
          </w:tcPr>
          <w:p w14:paraId="0B237BC7" w14:textId="77777777" w:rsidR="00C209FF" w:rsidRDefault="00C209FF" w:rsidP="00DD36A6">
            <w:pPr>
              <w:spacing w:after="0" w:line="240" w:lineRule="auto"/>
              <w:rPr>
                <w:rFonts w:ascii="Arial" w:hAnsi="Arial" w:cs="Arial"/>
                <w:b/>
                <w:bCs/>
                <w:sz w:val="24"/>
                <w:szCs w:val="24"/>
              </w:rPr>
            </w:pPr>
          </w:p>
        </w:tc>
        <w:tc>
          <w:tcPr>
            <w:tcW w:w="360" w:type="dxa"/>
          </w:tcPr>
          <w:p w14:paraId="6B50342B" w14:textId="77777777" w:rsidR="00C209FF" w:rsidRDefault="00C209FF" w:rsidP="00DD36A6">
            <w:pPr>
              <w:spacing w:after="0" w:line="240" w:lineRule="auto"/>
              <w:rPr>
                <w:rFonts w:ascii="Arial" w:hAnsi="Arial" w:cs="Arial"/>
                <w:b/>
                <w:bCs/>
                <w:sz w:val="24"/>
                <w:szCs w:val="24"/>
              </w:rPr>
            </w:pPr>
          </w:p>
        </w:tc>
        <w:tc>
          <w:tcPr>
            <w:tcW w:w="360" w:type="dxa"/>
          </w:tcPr>
          <w:p w14:paraId="7EEE3C45" w14:textId="77777777" w:rsidR="00C209FF" w:rsidRDefault="00C209FF" w:rsidP="00DD36A6">
            <w:pPr>
              <w:spacing w:after="0" w:line="240" w:lineRule="auto"/>
              <w:rPr>
                <w:rFonts w:ascii="Arial" w:hAnsi="Arial" w:cs="Arial"/>
                <w:b/>
                <w:bCs/>
                <w:sz w:val="24"/>
                <w:szCs w:val="24"/>
              </w:rPr>
            </w:pPr>
          </w:p>
        </w:tc>
      </w:tr>
      <w:tr w:rsidR="00C209FF" w14:paraId="1CB908F8" w14:textId="77777777" w:rsidTr="00DD36A6">
        <w:trPr>
          <w:trHeight w:val="243"/>
        </w:trPr>
        <w:tc>
          <w:tcPr>
            <w:tcW w:w="3325" w:type="dxa"/>
          </w:tcPr>
          <w:p w14:paraId="37FA69A5" w14:textId="77777777" w:rsidR="00C209FF" w:rsidRPr="00855664" w:rsidRDefault="00C209FF" w:rsidP="00DD36A6">
            <w:pPr>
              <w:spacing w:after="0" w:line="240" w:lineRule="auto"/>
              <w:rPr>
                <w:rFonts w:ascii="Arial" w:hAnsi="Arial" w:cs="Arial"/>
                <w:sz w:val="24"/>
                <w:szCs w:val="24"/>
              </w:rPr>
            </w:pPr>
            <w:r w:rsidRPr="00855664">
              <w:rPr>
                <w:rFonts w:ascii="Arial" w:hAnsi="Arial" w:cs="Arial"/>
                <w:sz w:val="24"/>
                <w:szCs w:val="24"/>
              </w:rPr>
              <w:t>CHAPTER 2</w:t>
            </w:r>
          </w:p>
        </w:tc>
        <w:tc>
          <w:tcPr>
            <w:tcW w:w="360" w:type="dxa"/>
          </w:tcPr>
          <w:p w14:paraId="1CB39F3B" w14:textId="77777777" w:rsidR="00C209FF" w:rsidRDefault="00C209FF" w:rsidP="00DD36A6">
            <w:pPr>
              <w:spacing w:after="0" w:line="240" w:lineRule="auto"/>
              <w:rPr>
                <w:rFonts w:ascii="Arial" w:hAnsi="Arial" w:cs="Arial"/>
                <w:b/>
                <w:bCs/>
                <w:sz w:val="24"/>
                <w:szCs w:val="24"/>
              </w:rPr>
            </w:pPr>
          </w:p>
        </w:tc>
        <w:tc>
          <w:tcPr>
            <w:tcW w:w="360" w:type="dxa"/>
          </w:tcPr>
          <w:p w14:paraId="31F06E6E" w14:textId="77777777" w:rsidR="00C209FF" w:rsidRDefault="00C209FF" w:rsidP="00DD36A6">
            <w:pPr>
              <w:spacing w:after="0" w:line="240" w:lineRule="auto"/>
              <w:rPr>
                <w:rFonts w:ascii="Arial" w:hAnsi="Arial" w:cs="Arial"/>
                <w:b/>
                <w:bCs/>
                <w:sz w:val="24"/>
                <w:szCs w:val="24"/>
              </w:rPr>
            </w:pPr>
          </w:p>
        </w:tc>
        <w:tc>
          <w:tcPr>
            <w:tcW w:w="360" w:type="dxa"/>
          </w:tcPr>
          <w:p w14:paraId="6FC93D30" w14:textId="77777777" w:rsidR="00C209FF" w:rsidRDefault="00C209FF" w:rsidP="00DD36A6">
            <w:pPr>
              <w:spacing w:after="0" w:line="240" w:lineRule="auto"/>
              <w:rPr>
                <w:rFonts w:ascii="Arial" w:hAnsi="Arial" w:cs="Arial"/>
                <w:b/>
                <w:bCs/>
                <w:sz w:val="24"/>
                <w:szCs w:val="24"/>
              </w:rPr>
            </w:pPr>
          </w:p>
        </w:tc>
        <w:tc>
          <w:tcPr>
            <w:tcW w:w="360" w:type="dxa"/>
          </w:tcPr>
          <w:p w14:paraId="163D425E" w14:textId="77777777" w:rsidR="00C209FF" w:rsidRDefault="00C209FF" w:rsidP="00DD36A6">
            <w:pPr>
              <w:spacing w:after="0" w:line="240" w:lineRule="auto"/>
              <w:rPr>
                <w:rFonts w:ascii="Arial" w:hAnsi="Arial" w:cs="Arial"/>
                <w:b/>
                <w:bCs/>
                <w:sz w:val="24"/>
                <w:szCs w:val="24"/>
              </w:rPr>
            </w:pPr>
          </w:p>
        </w:tc>
        <w:tc>
          <w:tcPr>
            <w:tcW w:w="360" w:type="dxa"/>
          </w:tcPr>
          <w:p w14:paraId="4727C13A" w14:textId="77777777" w:rsidR="00C209FF" w:rsidRDefault="00C209FF" w:rsidP="00DD36A6">
            <w:pPr>
              <w:spacing w:after="0" w:line="240" w:lineRule="auto"/>
              <w:rPr>
                <w:rFonts w:ascii="Arial" w:hAnsi="Arial" w:cs="Arial"/>
                <w:b/>
                <w:bCs/>
                <w:sz w:val="24"/>
                <w:szCs w:val="24"/>
              </w:rPr>
            </w:pPr>
          </w:p>
        </w:tc>
        <w:tc>
          <w:tcPr>
            <w:tcW w:w="360" w:type="dxa"/>
          </w:tcPr>
          <w:p w14:paraId="5B2CA6EF" w14:textId="77777777" w:rsidR="00C209FF" w:rsidRDefault="00C209FF" w:rsidP="00DD36A6">
            <w:pPr>
              <w:spacing w:after="0" w:line="240" w:lineRule="auto"/>
              <w:rPr>
                <w:rFonts w:ascii="Arial" w:hAnsi="Arial" w:cs="Arial"/>
                <w:b/>
                <w:bCs/>
                <w:sz w:val="24"/>
                <w:szCs w:val="24"/>
              </w:rPr>
            </w:pPr>
          </w:p>
        </w:tc>
        <w:tc>
          <w:tcPr>
            <w:tcW w:w="360" w:type="dxa"/>
          </w:tcPr>
          <w:p w14:paraId="5B0D08FF" w14:textId="77777777" w:rsidR="00C209FF" w:rsidRDefault="00C209FF" w:rsidP="00DD36A6">
            <w:pPr>
              <w:spacing w:after="0" w:line="240" w:lineRule="auto"/>
              <w:rPr>
                <w:rFonts w:ascii="Arial" w:hAnsi="Arial" w:cs="Arial"/>
                <w:b/>
                <w:bCs/>
                <w:sz w:val="24"/>
                <w:szCs w:val="24"/>
              </w:rPr>
            </w:pPr>
          </w:p>
        </w:tc>
        <w:tc>
          <w:tcPr>
            <w:tcW w:w="360" w:type="dxa"/>
          </w:tcPr>
          <w:p w14:paraId="1E1F073D" w14:textId="77777777" w:rsidR="00C209FF" w:rsidRDefault="00C209FF" w:rsidP="00DD36A6">
            <w:pPr>
              <w:spacing w:after="0" w:line="240" w:lineRule="auto"/>
              <w:rPr>
                <w:rFonts w:ascii="Arial" w:hAnsi="Arial" w:cs="Arial"/>
                <w:b/>
                <w:bCs/>
                <w:sz w:val="24"/>
                <w:szCs w:val="24"/>
              </w:rPr>
            </w:pPr>
          </w:p>
        </w:tc>
        <w:tc>
          <w:tcPr>
            <w:tcW w:w="360" w:type="dxa"/>
          </w:tcPr>
          <w:p w14:paraId="27657884" w14:textId="77777777" w:rsidR="00C209FF" w:rsidRDefault="00C209FF" w:rsidP="00DD36A6">
            <w:pPr>
              <w:spacing w:after="0" w:line="240" w:lineRule="auto"/>
              <w:rPr>
                <w:rFonts w:ascii="Arial" w:hAnsi="Arial" w:cs="Arial"/>
                <w:b/>
                <w:bCs/>
                <w:sz w:val="24"/>
                <w:szCs w:val="24"/>
              </w:rPr>
            </w:pPr>
          </w:p>
        </w:tc>
        <w:tc>
          <w:tcPr>
            <w:tcW w:w="360" w:type="dxa"/>
          </w:tcPr>
          <w:p w14:paraId="7ACD331F" w14:textId="77777777" w:rsidR="00C209FF" w:rsidRDefault="00C209FF" w:rsidP="00DD36A6">
            <w:pPr>
              <w:spacing w:after="0" w:line="240" w:lineRule="auto"/>
              <w:rPr>
                <w:rFonts w:ascii="Arial" w:hAnsi="Arial" w:cs="Arial"/>
                <w:b/>
                <w:bCs/>
                <w:sz w:val="24"/>
                <w:szCs w:val="24"/>
              </w:rPr>
            </w:pPr>
          </w:p>
        </w:tc>
        <w:tc>
          <w:tcPr>
            <w:tcW w:w="360" w:type="dxa"/>
          </w:tcPr>
          <w:p w14:paraId="2D2F1DEE" w14:textId="77777777" w:rsidR="00C209FF" w:rsidRDefault="00C209FF" w:rsidP="00DD36A6">
            <w:pPr>
              <w:spacing w:after="0" w:line="240" w:lineRule="auto"/>
              <w:rPr>
                <w:rFonts w:ascii="Arial" w:hAnsi="Arial" w:cs="Arial"/>
                <w:b/>
                <w:bCs/>
                <w:sz w:val="24"/>
                <w:szCs w:val="24"/>
              </w:rPr>
            </w:pPr>
          </w:p>
        </w:tc>
        <w:tc>
          <w:tcPr>
            <w:tcW w:w="360" w:type="dxa"/>
          </w:tcPr>
          <w:p w14:paraId="039BFC12" w14:textId="77777777" w:rsidR="00C209FF" w:rsidRDefault="00C209FF" w:rsidP="00DD36A6">
            <w:pPr>
              <w:spacing w:after="0" w:line="240" w:lineRule="auto"/>
              <w:rPr>
                <w:rFonts w:ascii="Arial" w:hAnsi="Arial" w:cs="Arial"/>
                <w:b/>
                <w:bCs/>
                <w:sz w:val="24"/>
                <w:szCs w:val="24"/>
              </w:rPr>
            </w:pPr>
          </w:p>
        </w:tc>
        <w:tc>
          <w:tcPr>
            <w:tcW w:w="360" w:type="dxa"/>
          </w:tcPr>
          <w:p w14:paraId="1221F264" w14:textId="77777777" w:rsidR="00C209FF" w:rsidRDefault="00C209FF" w:rsidP="00DD36A6">
            <w:pPr>
              <w:spacing w:after="0" w:line="240" w:lineRule="auto"/>
              <w:rPr>
                <w:rFonts w:ascii="Arial" w:hAnsi="Arial" w:cs="Arial"/>
                <w:b/>
                <w:bCs/>
                <w:sz w:val="24"/>
                <w:szCs w:val="24"/>
              </w:rPr>
            </w:pPr>
          </w:p>
        </w:tc>
        <w:tc>
          <w:tcPr>
            <w:tcW w:w="360" w:type="dxa"/>
          </w:tcPr>
          <w:p w14:paraId="3B5CB47B" w14:textId="77777777" w:rsidR="00C209FF" w:rsidRDefault="00C209FF" w:rsidP="00DD36A6">
            <w:pPr>
              <w:spacing w:after="0" w:line="240" w:lineRule="auto"/>
              <w:rPr>
                <w:rFonts w:ascii="Arial" w:hAnsi="Arial" w:cs="Arial"/>
                <w:b/>
                <w:bCs/>
                <w:sz w:val="24"/>
                <w:szCs w:val="24"/>
              </w:rPr>
            </w:pPr>
          </w:p>
        </w:tc>
        <w:tc>
          <w:tcPr>
            <w:tcW w:w="360" w:type="dxa"/>
          </w:tcPr>
          <w:p w14:paraId="6E849777" w14:textId="77777777" w:rsidR="00C209FF" w:rsidRDefault="00C209FF" w:rsidP="00DD36A6">
            <w:pPr>
              <w:spacing w:after="0" w:line="240" w:lineRule="auto"/>
              <w:rPr>
                <w:rFonts w:ascii="Arial" w:hAnsi="Arial" w:cs="Arial"/>
                <w:b/>
                <w:bCs/>
                <w:sz w:val="24"/>
                <w:szCs w:val="24"/>
              </w:rPr>
            </w:pPr>
          </w:p>
        </w:tc>
        <w:tc>
          <w:tcPr>
            <w:tcW w:w="360" w:type="dxa"/>
          </w:tcPr>
          <w:p w14:paraId="6FB3A6B1" w14:textId="77777777" w:rsidR="00C209FF" w:rsidRDefault="00C209FF" w:rsidP="00DD36A6">
            <w:pPr>
              <w:spacing w:after="0" w:line="240" w:lineRule="auto"/>
              <w:rPr>
                <w:rFonts w:ascii="Arial" w:hAnsi="Arial" w:cs="Arial"/>
                <w:b/>
                <w:bCs/>
                <w:sz w:val="24"/>
                <w:szCs w:val="24"/>
              </w:rPr>
            </w:pPr>
          </w:p>
        </w:tc>
        <w:tc>
          <w:tcPr>
            <w:tcW w:w="360" w:type="dxa"/>
          </w:tcPr>
          <w:p w14:paraId="5A0EB4E2" w14:textId="77777777" w:rsidR="00C209FF" w:rsidRDefault="00C209FF" w:rsidP="00DD36A6">
            <w:pPr>
              <w:spacing w:after="0" w:line="240" w:lineRule="auto"/>
              <w:rPr>
                <w:rFonts w:ascii="Arial" w:hAnsi="Arial" w:cs="Arial"/>
                <w:b/>
                <w:bCs/>
                <w:sz w:val="24"/>
                <w:szCs w:val="24"/>
              </w:rPr>
            </w:pPr>
          </w:p>
        </w:tc>
        <w:tc>
          <w:tcPr>
            <w:tcW w:w="360" w:type="dxa"/>
          </w:tcPr>
          <w:p w14:paraId="013E2131" w14:textId="77777777" w:rsidR="00C209FF" w:rsidRDefault="00C209FF" w:rsidP="00DD36A6">
            <w:pPr>
              <w:spacing w:after="0" w:line="240" w:lineRule="auto"/>
              <w:rPr>
                <w:rFonts w:ascii="Arial" w:hAnsi="Arial" w:cs="Arial"/>
                <w:b/>
                <w:bCs/>
                <w:sz w:val="24"/>
                <w:szCs w:val="24"/>
              </w:rPr>
            </w:pPr>
          </w:p>
        </w:tc>
        <w:tc>
          <w:tcPr>
            <w:tcW w:w="360" w:type="dxa"/>
          </w:tcPr>
          <w:p w14:paraId="478BF52B" w14:textId="77777777" w:rsidR="00C209FF" w:rsidRDefault="00C209FF" w:rsidP="00DD36A6">
            <w:pPr>
              <w:spacing w:after="0" w:line="240" w:lineRule="auto"/>
              <w:rPr>
                <w:rFonts w:ascii="Arial" w:hAnsi="Arial" w:cs="Arial"/>
                <w:b/>
                <w:bCs/>
                <w:sz w:val="24"/>
                <w:szCs w:val="24"/>
              </w:rPr>
            </w:pPr>
          </w:p>
        </w:tc>
        <w:tc>
          <w:tcPr>
            <w:tcW w:w="360" w:type="dxa"/>
          </w:tcPr>
          <w:p w14:paraId="5F495E71" w14:textId="77777777" w:rsidR="00C209FF" w:rsidRDefault="00C209FF" w:rsidP="00DD36A6">
            <w:pPr>
              <w:spacing w:after="0" w:line="240" w:lineRule="auto"/>
              <w:rPr>
                <w:rFonts w:ascii="Arial" w:hAnsi="Arial" w:cs="Arial"/>
                <w:b/>
                <w:bCs/>
                <w:sz w:val="24"/>
                <w:szCs w:val="24"/>
              </w:rPr>
            </w:pPr>
          </w:p>
        </w:tc>
      </w:tr>
      <w:tr w:rsidR="00C209FF" w14:paraId="647B6830" w14:textId="77777777" w:rsidTr="00DD36A6">
        <w:trPr>
          <w:trHeight w:val="56"/>
        </w:trPr>
        <w:tc>
          <w:tcPr>
            <w:tcW w:w="3325" w:type="dxa"/>
          </w:tcPr>
          <w:p w14:paraId="0199C580" w14:textId="77777777" w:rsidR="00C209FF" w:rsidRPr="00855664" w:rsidRDefault="00C209FF" w:rsidP="00DD36A6">
            <w:pPr>
              <w:spacing w:after="0" w:line="240" w:lineRule="auto"/>
              <w:rPr>
                <w:rFonts w:ascii="Arial" w:hAnsi="Arial" w:cs="Arial"/>
                <w:sz w:val="24"/>
                <w:szCs w:val="24"/>
              </w:rPr>
            </w:pPr>
            <w:r>
              <w:rPr>
                <w:rFonts w:ascii="Arial" w:hAnsi="Arial" w:cs="Arial"/>
                <w:sz w:val="24"/>
                <w:szCs w:val="24"/>
              </w:rPr>
              <w:t>REVIEW OF RELATED LITERATURE AND SYSTEMS</w:t>
            </w:r>
          </w:p>
          <w:p w14:paraId="033A63D8" w14:textId="77777777" w:rsidR="00C209FF" w:rsidRPr="00855664" w:rsidRDefault="00C209FF" w:rsidP="00DD36A6">
            <w:pPr>
              <w:spacing w:after="0" w:line="240" w:lineRule="auto"/>
              <w:rPr>
                <w:rFonts w:ascii="Arial" w:hAnsi="Arial" w:cs="Arial"/>
                <w:sz w:val="24"/>
                <w:szCs w:val="24"/>
              </w:rPr>
            </w:pPr>
          </w:p>
        </w:tc>
        <w:tc>
          <w:tcPr>
            <w:tcW w:w="360" w:type="dxa"/>
          </w:tcPr>
          <w:p w14:paraId="72150C9D" w14:textId="77777777" w:rsidR="00C209FF" w:rsidRDefault="00C209FF" w:rsidP="00DD36A6">
            <w:pPr>
              <w:spacing w:after="0" w:line="240" w:lineRule="auto"/>
              <w:rPr>
                <w:rFonts w:ascii="Arial" w:hAnsi="Arial" w:cs="Arial"/>
                <w:b/>
                <w:bCs/>
                <w:sz w:val="24"/>
                <w:szCs w:val="24"/>
              </w:rPr>
            </w:pPr>
          </w:p>
        </w:tc>
        <w:tc>
          <w:tcPr>
            <w:tcW w:w="360" w:type="dxa"/>
          </w:tcPr>
          <w:p w14:paraId="2C91E2C0" w14:textId="77777777" w:rsidR="00C209FF" w:rsidRDefault="00C209FF" w:rsidP="00DD36A6">
            <w:pPr>
              <w:spacing w:after="0" w:line="240" w:lineRule="auto"/>
              <w:rPr>
                <w:rFonts w:ascii="Arial" w:hAnsi="Arial" w:cs="Arial"/>
                <w:b/>
                <w:bCs/>
                <w:sz w:val="24"/>
                <w:szCs w:val="24"/>
              </w:rPr>
            </w:pPr>
          </w:p>
        </w:tc>
        <w:tc>
          <w:tcPr>
            <w:tcW w:w="360" w:type="dxa"/>
          </w:tcPr>
          <w:p w14:paraId="73B4A6B4" w14:textId="77777777" w:rsidR="00C209FF" w:rsidRDefault="00C209FF" w:rsidP="00DD36A6">
            <w:pPr>
              <w:spacing w:after="0" w:line="240" w:lineRule="auto"/>
              <w:rPr>
                <w:rFonts w:ascii="Arial" w:hAnsi="Arial" w:cs="Arial"/>
                <w:b/>
                <w:bCs/>
                <w:sz w:val="24"/>
                <w:szCs w:val="24"/>
              </w:rPr>
            </w:pPr>
          </w:p>
        </w:tc>
        <w:tc>
          <w:tcPr>
            <w:tcW w:w="360" w:type="dxa"/>
          </w:tcPr>
          <w:p w14:paraId="746C481D" w14:textId="77777777" w:rsidR="00C209FF" w:rsidRDefault="00C209FF" w:rsidP="00DD36A6">
            <w:pPr>
              <w:spacing w:after="0" w:line="240" w:lineRule="auto"/>
              <w:rPr>
                <w:rFonts w:ascii="Arial" w:hAnsi="Arial" w:cs="Arial"/>
                <w:b/>
                <w:bCs/>
                <w:sz w:val="24"/>
                <w:szCs w:val="24"/>
              </w:rPr>
            </w:pPr>
          </w:p>
        </w:tc>
        <w:tc>
          <w:tcPr>
            <w:tcW w:w="360" w:type="dxa"/>
          </w:tcPr>
          <w:p w14:paraId="79178322" w14:textId="77777777" w:rsidR="00C209FF" w:rsidRDefault="00C209FF" w:rsidP="00DD36A6">
            <w:pPr>
              <w:spacing w:after="0" w:line="240" w:lineRule="auto"/>
              <w:rPr>
                <w:rFonts w:ascii="Arial" w:hAnsi="Arial" w:cs="Arial"/>
                <w:b/>
                <w:bCs/>
                <w:sz w:val="24"/>
                <w:szCs w:val="24"/>
              </w:rPr>
            </w:pPr>
          </w:p>
        </w:tc>
        <w:tc>
          <w:tcPr>
            <w:tcW w:w="360" w:type="dxa"/>
          </w:tcPr>
          <w:p w14:paraId="160EA045" w14:textId="77777777" w:rsidR="00C209FF" w:rsidRDefault="00C209FF" w:rsidP="00DD36A6">
            <w:pPr>
              <w:spacing w:after="0" w:line="240" w:lineRule="auto"/>
              <w:rPr>
                <w:rFonts w:ascii="Arial" w:hAnsi="Arial" w:cs="Arial"/>
                <w:b/>
                <w:bCs/>
                <w:sz w:val="24"/>
                <w:szCs w:val="24"/>
              </w:rPr>
            </w:pPr>
          </w:p>
        </w:tc>
        <w:tc>
          <w:tcPr>
            <w:tcW w:w="360" w:type="dxa"/>
          </w:tcPr>
          <w:p w14:paraId="4A2746B7" w14:textId="77777777" w:rsidR="00C209FF" w:rsidRDefault="00C209FF" w:rsidP="00DD36A6">
            <w:pPr>
              <w:spacing w:after="0" w:line="240" w:lineRule="auto"/>
              <w:rPr>
                <w:rFonts w:ascii="Arial" w:hAnsi="Arial" w:cs="Arial"/>
                <w:b/>
                <w:bCs/>
                <w:sz w:val="24"/>
                <w:szCs w:val="24"/>
              </w:rPr>
            </w:pPr>
          </w:p>
        </w:tc>
        <w:tc>
          <w:tcPr>
            <w:tcW w:w="360" w:type="dxa"/>
          </w:tcPr>
          <w:p w14:paraId="5FD0B78A" w14:textId="77777777" w:rsidR="00C209FF" w:rsidRDefault="00C209FF" w:rsidP="00DD36A6">
            <w:pPr>
              <w:spacing w:after="0" w:line="240" w:lineRule="auto"/>
              <w:rPr>
                <w:rFonts w:ascii="Arial" w:hAnsi="Arial" w:cs="Arial"/>
                <w:b/>
                <w:bCs/>
                <w:sz w:val="24"/>
                <w:szCs w:val="24"/>
              </w:rPr>
            </w:pPr>
          </w:p>
        </w:tc>
        <w:tc>
          <w:tcPr>
            <w:tcW w:w="360" w:type="dxa"/>
          </w:tcPr>
          <w:p w14:paraId="651E19E6" w14:textId="77777777" w:rsidR="00C209FF" w:rsidRDefault="00C209FF" w:rsidP="00DD36A6">
            <w:pPr>
              <w:spacing w:after="0" w:line="240" w:lineRule="auto"/>
              <w:rPr>
                <w:rFonts w:ascii="Arial" w:hAnsi="Arial" w:cs="Arial"/>
                <w:b/>
                <w:bCs/>
                <w:sz w:val="24"/>
                <w:szCs w:val="24"/>
              </w:rPr>
            </w:pPr>
          </w:p>
        </w:tc>
        <w:tc>
          <w:tcPr>
            <w:tcW w:w="360" w:type="dxa"/>
          </w:tcPr>
          <w:p w14:paraId="4ED4748E" w14:textId="77777777" w:rsidR="00C209FF" w:rsidRDefault="00C209FF" w:rsidP="00DD36A6">
            <w:pPr>
              <w:spacing w:after="0" w:line="240" w:lineRule="auto"/>
              <w:rPr>
                <w:rFonts w:ascii="Arial" w:hAnsi="Arial" w:cs="Arial"/>
                <w:b/>
                <w:bCs/>
                <w:sz w:val="24"/>
                <w:szCs w:val="24"/>
              </w:rPr>
            </w:pPr>
          </w:p>
        </w:tc>
        <w:tc>
          <w:tcPr>
            <w:tcW w:w="360" w:type="dxa"/>
          </w:tcPr>
          <w:p w14:paraId="478849EC" w14:textId="77777777" w:rsidR="00C209FF" w:rsidRDefault="00C209FF" w:rsidP="00DD36A6">
            <w:pPr>
              <w:spacing w:after="0" w:line="240" w:lineRule="auto"/>
              <w:rPr>
                <w:rFonts w:ascii="Arial" w:hAnsi="Arial" w:cs="Arial"/>
                <w:b/>
                <w:bCs/>
                <w:sz w:val="24"/>
                <w:szCs w:val="24"/>
              </w:rPr>
            </w:pPr>
          </w:p>
        </w:tc>
        <w:tc>
          <w:tcPr>
            <w:tcW w:w="360" w:type="dxa"/>
          </w:tcPr>
          <w:p w14:paraId="5288B082" w14:textId="77777777" w:rsidR="00C209FF" w:rsidRDefault="00C209FF" w:rsidP="00DD36A6">
            <w:pPr>
              <w:spacing w:after="0" w:line="240" w:lineRule="auto"/>
              <w:rPr>
                <w:rFonts w:ascii="Arial" w:hAnsi="Arial" w:cs="Arial"/>
                <w:b/>
                <w:bCs/>
                <w:sz w:val="24"/>
                <w:szCs w:val="24"/>
              </w:rPr>
            </w:pPr>
          </w:p>
        </w:tc>
        <w:tc>
          <w:tcPr>
            <w:tcW w:w="360" w:type="dxa"/>
          </w:tcPr>
          <w:p w14:paraId="60E859E5" w14:textId="77777777" w:rsidR="00C209FF" w:rsidRDefault="00C209FF" w:rsidP="00DD36A6">
            <w:pPr>
              <w:spacing w:after="0" w:line="240" w:lineRule="auto"/>
              <w:rPr>
                <w:rFonts w:ascii="Arial" w:hAnsi="Arial" w:cs="Arial"/>
                <w:b/>
                <w:bCs/>
                <w:sz w:val="24"/>
                <w:szCs w:val="24"/>
              </w:rPr>
            </w:pPr>
          </w:p>
        </w:tc>
        <w:tc>
          <w:tcPr>
            <w:tcW w:w="360" w:type="dxa"/>
          </w:tcPr>
          <w:p w14:paraId="4CCD8AE5" w14:textId="77777777" w:rsidR="00C209FF" w:rsidRDefault="00C209FF" w:rsidP="00DD36A6">
            <w:pPr>
              <w:spacing w:after="0" w:line="240" w:lineRule="auto"/>
              <w:rPr>
                <w:rFonts w:ascii="Arial" w:hAnsi="Arial" w:cs="Arial"/>
                <w:b/>
                <w:bCs/>
                <w:sz w:val="24"/>
                <w:szCs w:val="24"/>
              </w:rPr>
            </w:pPr>
          </w:p>
        </w:tc>
        <w:tc>
          <w:tcPr>
            <w:tcW w:w="360" w:type="dxa"/>
          </w:tcPr>
          <w:p w14:paraId="045651D4" w14:textId="77777777" w:rsidR="00C209FF" w:rsidRDefault="00C209FF" w:rsidP="00DD36A6">
            <w:pPr>
              <w:spacing w:after="0" w:line="240" w:lineRule="auto"/>
              <w:rPr>
                <w:rFonts w:ascii="Arial" w:hAnsi="Arial" w:cs="Arial"/>
                <w:b/>
                <w:bCs/>
                <w:sz w:val="24"/>
                <w:szCs w:val="24"/>
              </w:rPr>
            </w:pPr>
          </w:p>
        </w:tc>
        <w:tc>
          <w:tcPr>
            <w:tcW w:w="360" w:type="dxa"/>
          </w:tcPr>
          <w:p w14:paraId="7E8DF54C" w14:textId="77777777" w:rsidR="00C209FF" w:rsidRDefault="00C209FF" w:rsidP="00DD36A6">
            <w:pPr>
              <w:spacing w:after="0" w:line="240" w:lineRule="auto"/>
              <w:rPr>
                <w:rFonts w:ascii="Arial" w:hAnsi="Arial" w:cs="Arial"/>
                <w:b/>
                <w:bCs/>
                <w:sz w:val="24"/>
                <w:szCs w:val="24"/>
              </w:rPr>
            </w:pPr>
          </w:p>
        </w:tc>
        <w:tc>
          <w:tcPr>
            <w:tcW w:w="360" w:type="dxa"/>
          </w:tcPr>
          <w:p w14:paraId="27086929" w14:textId="77777777" w:rsidR="00C209FF" w:rsidRDefault="00C209FF" w:rsidP="00DD36A6">
            <w:pPr>
              <w:spacing w:after="0" w:line="240" w:lineRule="auto"/>
              <w:rPr>
                <w:rFonts w:ascii="Arial" w:hAnsi="Arial" w:cs="Arial"/>
                <w:b/>
                <w:bCs/>
                <w:sz w:val="24"/>
                <w:szCs w:val="24"/>
              </w:rPr>
            </w:pPr>
          </w:p>
        </w:tc>
        <w:tc>
          <w:tcPr>
            <w:tcW w:w="360" w:type="dxa"/>
          </w:tcPr>
          <w:p w14:paraId="08B709D0" w14:textId="77777777" w:rsidR="00C209FF" w:rsidRDefault="00C209FF" w:rsidP="00DD36A6">
            <w:pPr>
              <w:spacing w:after="0" w:line="240" w:lineRule="auto"/>
              <w:rPr>
                <w:rFonts w:ascii="Arial" w:hAnsi="Arial" w:cs="Arial"/>
                <w:b/>
                <w:bCs/>
                <w:sz w:val="24"/>
                <w:szCs w:val="24"/>
              </w:rPr>
            </w:pPr>
          </w:p>
        </w:tc>
        <w:tc>
          <w:tcPr>
            <w:tcW w:w="360" w:type="dxa"/>
          </w:tcPr>
          <w:p w14:paraId="710021B6" w14:textId="77777777" w:rsidR="00C209FF" w:rsidRDefault="00C209FF" w:rsidP="00DD36A6">
            <w:pPr>
              <w:spacing w:after="0" w:line="240" w:lineRule="auto"/>
              <w:rPr>
                <w:rFonts w:ascii="Arial" w:hAnsi="Arial" w:cs="Arial"/>
                <w:b/>
                <w:bCs/>
                <w:sz w:val="24"/>
                <w:szCs w:val="24"/>
              </w:rPr>
            </w:pPr>
          </w:p>
        </w:tc>
        <w:tc>
          <w:tcPr>
            <w:tcW w:w="360" w:type="dxa"/>
          </w:tcPr>
          <w:p w14:paraId="2D1A4951" w14:textId="77777777" w:rsidR="00C209FF" w:rsidRDefault="00C209FF" w:rsidP="00DD36A6">
            <w:pPr>
              <w:spacing w:after="0" w:line="240" w:lineRule="auto"/>
              <w:rPr>
                <w:rFonts w:ascii="Arial" w:hAnsi="Arial" w:cs="Arial"/>
                <w:b/>
                <w:bCs/>
                <w:sz w:val="24"/>
                <w:szCs w:val="24"/>
              </w:rPr>
            </w:pPr>
          </w:p>
        </w:tc>
      </w:tr>
      <w:tr w:rsidR="00C209FF" w14:paraId="75D62CB8" w14:textId="77777777" w:rsidTr="00DD36A6">
        <w:trPr>
          <w:trHeight w:val="56"/>
        </w:trPr>
        <w:tc>
          <w:tcPr>
            <w:tcW w:w="3325" w:type="dxa"/>
          </w:tcPr>
          <w:p w14:paraId="6D58E961" w14:textId="77777777" w:rsidR="00C209FF" w:rsidRDefault="00C209FF" w:rsidP="00DD36A6">
            <w:pPr>
              <w:spacing w:after="0" w:line="240" w:lineRule="auto"/>
              <w:rPr>
                <w:rFonts w:ascii="Arial" w:hAnsi="Arial" w:cs="Arial"/>
                <w:sz w:val="24"/>
                <w:szCs w:val="24"/>
              </w:rPr>
            </w:pPr>
            <w:r>
              <w:rPr>
                <w:rFonts w:ascii="Arial" w:hAnsi="Arial" w:cs="Arial"/>
                <w:sz w:val="24"/>
                <w:szCs w:val="24"/>
              </w:rPr>
              <w:t>CHAPTER 3</w:t>
            </w:r>
          </w:p>
        </w:tc>
        <w:tc>
          <w:tcPr>
            <w:tcW w:w="360" w:type="dxa"/>
          </w:tcPr>
          <w:p w14:paraId="06FE1651" w14:textId="77777777" w:rsidR="00C209FF" w:rsidRDefault="00C209FF" w:rsidP="00DD36A6">
            <w:pPr>
              <w:spacing w:after="0" w:line="240" w:lineRule="auto"/>
              <w:rPr>
                <w:rFonts w:ascii="Arial" w:hAnsi="Arial" w:cs="Arial"/>
                <w:b/>
                <w:bCs/>
                <w:sz w:val="24"/>
                <w:szCs w:val="24"/>
              </w:rPr>
            </w:pPr>
          </w:p>
        </w:tc>
        <w:tc>
          <w:tcPr>
            <w:tcW w:w="360" w:type="dxa"/>
          </w:tcPr>
          <w:p w14:paraId="5CAAE070" w14:textId="77777777" w:rsidR="00C209FF" w:rsidRDefault="00C209FF" w:rsidP="00DD36A6">
            <w:pPr>
              <w:spacing w:after="0" w:line="240" w:lineRule="auto"/>
              <w:rPr>
                <w:rFonts w:ascii="Arial" w:hAnsi="Arial" w:cs="Arial"/>
                <w:b/>
                <w:bCs/>
                <w:sz w:val="24"/>
                <w:szCs w:val="24"/>
              </w:rPr>
            </w:pPr>
          </w:p>
        </w:tc>
        <w:tc>
          <w:tcPr>
            <w:tcW w:w="360" w:type="dxa"/>
          </w:tcPr>
          <w:p w14:paraId="22711FAD" w14:textId="77777777" w:rsidR="00C209FF" w:rsidRDefault="00C209FF" w:rsidP="00DD36A6">
            <w:pPr>
              <w:spacing w:after="0" w:line="240" w:lineRule="auto"/>
              <w:rPr>
                <w:rFonts w:ascii="Arial" w:hAnsi="Arial" w:cs="Arial"/>
                <w:b/>
                <w:bCs/>
                <w:sz w:val="24"/>
                <w:szCs w:val="24"/>
              </w:rPr>
            </w:pPr>
          </w:p>
        </w:tc>
        <w:tc>
          <w:tcPr>
            <w:tcW w:w="360" w:type="dxa"/>
          </w:tcPr>
          <w:p w14:paraId="68D8F468" w14:textId="77777777" w:rsidR="00C209FF" w:rsidRDefault="00C209FF" w:rsidP="00DD36A6">
            <w:pPr>
              <w:spacing w:after="0" w:line="240" w:lineRule="auto"/>
              <w:rPr>
                <w:rFonts w:ascii="Arial" w:hAnsi="Arial" w:cs="Arial"/>
                <w:b/>
                <w:bCs/>
                <w:sz w:val="24"/>
                <w:szCs w:val="24"/>
              </w:rPr>
            </w:pPr>
          </w:p>
        </w:tc>
        <w:tc>
          <w:tcPr>
            <w:tcW w:w="360" w:type="dxa"/>
          </w:tcPr>
          <w:p w14:paraId="66251B56" w14:textId="77777777" w:rsidR="00C209FF" w:rsidRDefault="00C209FF" w:rsidP="00DD36A6">
            <w:pPr>
              <w:spacing w:after="0" w:line="240" w:lineRule="auto"/>
              <w:rPr>
                <w:rFonts w:ascii="Arial" w:hAnsi="Arial" w:cs="Arial"/>
                <w:b/>
                <w:bCs/>
                <w:sz w:val="24"/>
                <w:szCs w:val="24"/>
              </w:rPr>
            </w:pPr>
          </w:p>
        </w:tc>
        <w:tc>
          <w:tcPr>
            <w:tcW w:w="360" w:type="dxa"/>
          </w:tcPr>
          <w:p w14:paraId="38969F1D" w14:textId="77777777" w:rsidR="00C209FF" w:rsidRDefault="00C209FF" w:rsidP="00DD36A6">
            <w:pPr>
              <w:spacing w:after="0" w:line="240" w:lineRule="auto"/>
              <w:rPr>
                <w:rFonts w:ascii="Arial" w:hAnsi="Arial" w:cs="Arial"/>
                <w:b/>
                <w:bCs/>
                <w:sz w:val="24"/>
                <w:szCs w:val="24"/>
              </w:rPr>
            </w:pPr>
          </w:p>
        </w:tc>
        <w:tc>
          <w:tcPr>
            <w:tcW w:w="360" w:type="dxa"/>
          </w:tcPr>
          <w:p w14:paraId="0562F275" w14:textId="77777777" w:rsidR="00C209FF" w:rsidRDefault="00C209FF" w:rsidP="00DD36A6">
            <w:pPr>
              <w:spacing w:after="0" w:line="240" w:lineRule="auto"/>
              <w:rPr>
                <w:rFonts w:ascii="Arial" w:hAnsi="Arial" w:cs="Arial"/>
                <w:b/>
                <w:bCs/>
                <w:sz w:val="24"/>
                <w:szCs w:val="24"/>
              </w:rPr>
            </w:pPr>
          </w:p>
        </w:tc>
        <w:tc>
          <w:tcPr>
            <w:tcW w:w="360" w:type="dxa"/>
          </w:tcPr>
          <w:p w14:paraId="3FFC1A97" w14:textId="77777777" w:rsidR="00C209FF" w:rsidRDefault="00C209FF" w:rsidP="00DD36A6">
            <w:pPr>
              <w:spacing w:after="0" w:line="240" w:lineRule="auto"/>
              <w:rPr>
                <w:rFonts w:ascii="Arial" w:hAnsi="Arial" w:cs="Arial"/>
                <w:b/>
                <w:bCs/>
                <w:sz w:val="24"/>
                <w:szCs w:val="24"/>
              </w:rPr>
            </w:pPr>
          </w:p>
        </w:tc>
        <w:tc>
          <w:tcPr>
            <w:tcW w:w="360" w:type="dxa"/>
          </w:tcPr>
          <w:p w14:paraId="4594F383" w14:textId="77777777" w:rsidR="00C209FF" w:rsidRDefault="00C209FF" w:rsidP="00DD36A6">
            <w:pPr>
              <w:spacing w:after="0" w:line="240" w:lineRule="auto"/>
              <w:rPr>
                <w:rFonts w:ascii="Arial" w:hAnsi="Arial" w:cs="Arial"/>
                <w:b/>
                <w:bCs/>
                <w:sz w:val="24"/>
                <w:szCs w:val="24"/>
              </w:rPr>
            </w:pPr>
          </w:p>
        </w:tc>
        <w:tc>
          <w:tcPr>
            <w:tcW w:w="360" w:type="dxa"/>
          </w:tcPr>
          <w:p w14:paraId="7E4ECE90" w14:textId="77777777" w:rsidR="00C209FF" w:rsidRDefault="00C209FF" w:rsidP="00DD36A6">
            <w:pPr>
              <w:spacing w:after="0" w:line="240" w:lineRule="auto"/>
              <w:rPr>
                <w:rFonts w:ascii="Arial" w:hAnsi="Arial" w:cs="Arial"/>
                <w:b/>
                <w:bCs/>
                <w:sz w:val="24"/>
                <w:szCs w:val="24"/>
              </w:rPr>
            </w:pPr>
          </w:p>
        </w:tc>
        <w:tc>
          <w:tcPr>
            <w:tcW w:w="360" w:type="dxa"/>
          </w:tcPr>
          <w:p w14:paraId="305772AF" w14:textId="77777777" w:rsidR="00C209FF" w:rsidRDefault="00C209FF" w:rsidP="00DD36A6">
            <w:pPr>
              <w:spacing w:after="0" w:line="240" w:lineRule="auto"/>
              <w:rPr>
                <w:rFonts w:ascii="Arial" w:hAnsi="Arial" w:cs="Arial"/>
                <w:b/>
                <w:bCs/>
                <w:sz w:val="24"/>
                <w:szCs w:val="24"/>
              </w:rPr>
            </w:pPr>
          </w:p>
        </w:tc>
        <w:tc>
          <w:tcPr>
            <w:tcW w:w="360" w:type="dxa"/>
          </w:tcPr>
          <w:p w14:paraId="25D76D88" w14:textId="77777777" w:rsidR="00C209FF" w:rsidRDefault="00C209FF" w:rsidP="00DD36A6">
            <w:pPr>
              <w:spacing w:after="0" w:line="240" w:lineRule="auto"/>
              <w:rPr>
                <w:rFonts w:ascii="Arial" w:hAnsi="Arial" w:cs="Arial"/>
                <w:b/>
                <w:bCs/>
                <w:sz w:val="24"/>
                <w:szCs w:val="24"/>
              </w:rPr>
            </w:pPr>
          </w:p>
        </w:tc>
        <w:tc>
          <w:tcPr>
            <w:tcW w:w="360" w:type="dxa"/>
          </w:tcPr>
          <w:p w14:paraId="5491B899" w14:textId="77777777" w:rsidR="00C209FF" w:rsidRDefault="00C209FF" w:rsidP="00DD36A6">
            <w:pPr>
              <w:spacing w:after="0" w:line="240" w:lineRule="auto"/>
              <w:rPr>
                <w:rFonts w:ascii="Arial" w:hAnsi="Arial" w:cs="Arial"/>
                <w:b/>
                <w:bCs/>
                <w:sz w:val="24"/>
                <w:szCs w:val="24"/>
              </w:rPr>
            </w:pPr>
          </w:p>
        </w:tc>
        <w:tc>
          <w:tcPr>
            <w:tcW w:w="360" w:type="dxa"/>
          </w:tcPr>
          <w:p w14:paraId="75639647" w14:textId="77777777" w:rsidR="00C209FF" w:rsidRDefault="00C209FF" w:rsidP="00DD36A6">
            <w:pPr>
              <w:spacing w:after="0" w:line="240" w:lineRule="auto"/>
              <w:rPr>
                <w:rFonts w:ascii="Arial" w:hAnsi="Arial" w:cs="Arial"/>
                <w:b/>
                <w:bCs/>
                <w:sz w:val="24"/>
                <w:szCs w:val="24"/>
              </w:rPr>
            </w:pPr>
          </w:p>
        </w:tc>
        <w:tc>
          <w:tcPr>
            <w:tcW w:w="360" w:type="dxa"/>
          </w:tcPr>
          <w:p w14:paraId="088913B0" w14:textId="77777777" w:rsidR="00C209FF" w:rsidRDefault="00C209FF" w:rsidP="00DD36A6">
            <w:pPr>
              <w:spacing w:after="0" w:line="240" w:lineRule="auto"/>
              <w:rPr>
                <w:rFonts w:ascii="Arial" w:hAnsi="Arial" w:cs="Arial"/>
                <w:b/>
                <w:bCs/>
                <w:sz w:val="24"/>
                <w:szCs w:val="24"/>
              </w:rPr>
            </w:pPr>
          </w:p>
        </w:tc>
        <w:tc>
          <w:tcPr>
            <w:tcW w:w="360" w:type="dxa"/>
          </w:tcPr>
          <w:p w14:paraId="0DC4FE03" w14:textId="77777777" w:rsidR="00C209FF" w:rsidRDefault="00C209FF" w:rsidP="00DD36A6">
            <w:pPr>
              <w:spacing w:after="0" w:line="240" w:lineRule="auto"/>
              <w:rPr>
                <w:rFonts w:ascii="Arial" w:hAnsi="Arial" w:cs="Arial"/>
                <w:b/>
                <w:bCs/>
                <w:sz w:val="24"/>
                <w:szCs w:val="24"/>
              </w:rPr>
            </w:pPr>
          </w:p>
        </w:tc>
        <w:tc>
          <w:tcPr>
            <w:tcW w:w="360" w:type="dxa"/>
          </w:tcPr>
          <w:p w14:paraId="59517FF9" w14:textId="77777777" w:rsidR="00C209FF" w:rsidRDefault="00C209FF" w:rsidP="00DD36A6">
            <w:pPr>
              <w:spacing w:after="0" w:line="240" w:lineRule="auto"/>
              <w:rPr>
                <w:rFonts w:ascii="Arial" w:hAnsi="Arial" w:cs="Arial"/>
                <w:b/>
                <w:bCs/>
                <w:sz w:val="24"/>
                <w:szCs w:val="24"/>
              </w:rPr>
            </w:pPr>
          </w:p>
        </w:tc>
        <w:tc>
          <w:tcPr>
            <w:tcW w:w="360" w:type="dxa"/>
          </w:tcPr>
          <w:p w14:paraId="26A746DB" w14:textId="77777777" w:rsidR="00C209FF" w:rsidRDefault="00C209FF" w:rsidP="00DD36A6">
            <w:pPr>
              <w:spacing w:after="0" w:line="240" w:lineRule="auto"/>
              <w:rPr>
                <w:rFonts w:ascii="Arial" w:hAnsi="Arial" w:cs="Arial"/>
                <w:b/>
                <w:bCs/>
                <w:sz w:val="24"/>
                <w:szCs w:val="24"/>
              </w:rPr>
            </w:pPr>
          </w:p>
        </w:tc>
        <w:tc>
          <w:tcPr>
            <w:tcW w:w="360" w:type="dxa"/>
          </w:tcPr>
          <w:p w14:paraId="7A55F966" w14:textId="77777777" w:rsidR="00C209FF" w:rsidRDefault="00C209FF" w:rsidP="00DD36A6">
            <w:pPr>
              <w:spacing w:after="0" w:line="240" w:lineRule="auto"/>
              <w:rPr>
                <w:rFonts w:ascii="Arial" w:hAnsi="Arial" w:cs="Arial"/>
                <w:b/>
                <w:bCs/>
                <w:sz w:val="24"/>
                <w:szCs w:val="24"/>
              </w:rPr>
            </w:pPr>
          </w:p>
        </w:tc>
        <w:tc>
          <w:tcPr>
            <w:tcW w:w="360" w:type="dxa"/>
          </w:tcPr>
          <w:p w14:paraId="4F4DC6F3" w14:textId="77777777" w:rsidR="00C209FF" w:rsidRDefault="00C209FF" w:rsidP="00DD36A6">
            <w:pPr>
              <w:spacing w:after="0" w:line="240" w:lineRule="auto"/>
              <w:rPr>
                <w:rFonts w:ascii="Arial" w:hAnsi="Arial" w:cs="Arial"/>
                <w:b/>
                <w:bCs/>
                <w:sz w:val="24"/>
                <w:szCs w:val="24"/>
              </w:rPr>
            </w:pPr>
          </w:p>
        </w:tc>
      </w:tr>
      <w:tr w:rsidR="00C209FF" w14:paraId="1B867315" w14:textId="77777777" w:rsidTr="00DD36A6">
        <w:trPr>
          <w:trHeight w:val="56"/>
        </w:trPr>
        <w:tc>
          <w:tcPr>
            <w:tcW w:w="3325" w:type="dxa"/>
          </w:tcPr>
          <w:p w14:paraId="347E83E2" w14:textId="77777777" w:rsidR="00C209FF" w:rsidRDefault="00C209FF" w:rsidP="00DD36A6">
            <w:pPr>
              <w:spacing w:after="0" w:line="240" w:lineRule="auto"/>
              <w:rPr>
                <w:rFonts w:ascii="Arial" w:hAnsi="Arial" w:cs="Arial"/>
                <w:sz w:val="24"/>
                <w:szCs w:val="24"/>
              </w:rPr>
            </w:pPr>
            <w:r>
              <w:rPr>
                <w:rFonts w:ascii="Arial" w:hAnsi="Arial" w:cs="Arial"/>
                <w:sz w:val="24"/>
                <w:szCs w:val="24"/>
              </w:rPr>
              <w:t>METHODOLOGY</w:t>
            </w:r>
          </w:p>
        </w:tc>
        <w:tc>
          <w:tcPr>
            <w:tcW w:w="360" w:type="dxa"/>
          </w:tcPr>
          <w:p w14:paraId="74964473" w14:textId="77777777" w:rsidR="00C209FF" w:rsidRDefault="00C209FF" w:rsidP="00DD36A6">
            <w:pPr>
              <w:spacing w:after="0" w:line="240" w:lineRule="auto"/>
              <w:rPr>
                <w:rFonts w:ascii="Arial" w:hAnsi="Arial" w:cs="Arial"/>
                <w:b/>
                <w:bCs/>
                <w:sz w:val="24"/>
                <w:szCs w:val="24"/>
              </w:rPr>
            </w:pPr>
          </w:p>
        </w:tc>
        <w:tc>
          <w:tcPr>
            <w:tcW w:w="360" w:type="dxa"/>
          </w:tcPr>
          <w:p w14:paraId="43CCD754" w14:textId="77777777" w:rsidR="00C209FF" w:rsidRDefault="00C209FF" w:rsidP="00DD36A6">
            <w:pPr>
              <w:spacing w:after="0" w:line="240" w:lineRule="auto"/>
              <w:rPr>
                <w:rFonts w:ascii="Arial" w:hAnsi="Arial" w:cs="Arial"/>
                <w:b/>
                <w:bCs/>
                <w:sz w:val="24"/>
                <w:szCs w:val="24"/>
              </w:rPr>
            </w:pPr>
          </w:p>
        </w:tc>
        <w:tc>
          <w:tcPr>
            <w:tcW w:w="360" w:type="dxa"/>
          </w:tcPr>
          <w:p w14:paraId="246D8C8E" w14:textId="77777777" w:rsidR="00C209FF" w:rsidRDefault="00C209FF" w:rsidP="00DD36A6">
            <w:pPr>
              <w:spacing w:after="0" w:line="240" w:lineRule="auto"/>
              <w:rPr>
                <w:rFonts w:ascii="Arial" w:hAnsi="Arial" w:cs="Arial"/>
                <w:b/>
                <w:bCs/>
                <w:sz w:val="24"/>
                <w:szCs w:val="24"/>
              </w:rPr>
            </w:pPr>
          </w:p>
        </w:tc>
        <w:tc>
          <w:tcPr>
            <w:tcW w:w="360" w:type="dxa"/>
          </w:tcPr>
          <w:p w14:paraId="19B5F1AA" w14:textId="77777777" w:rsidR="00C209FF" w:rsidRDefault="00C209FF" w:rsidP="00DD36A6">
            <w:pPr>
              <w:spacing w:after="0" w:line="240" w:lineRule="auto"/>
              <w:rPr>
                <w:rFonts w:ascii="Arial" w:hAnsi="Arial" w:cs="Arial"/>
                <w:b/>
                <w:bCs/>
                <w:sz w:val="24"/>
                <w:szCs w:val="24"/>
              </w:rPr>
            </w:pPr>
          </w:p>
        </w:tc>
        <w:tc>
          <w:tcPr>
            <w:tcW w:w="360" w:type="dxa"/>
          </w:tcPr>
          <w:p w14:paraId="7404C492" w14:textId="77777777" w:rsidR="00C209FF" w:rsidRDefault="00C209FF" w:rsidP="00DD36A6">
            <w:pPr>
              <w:spacing w:after="0" w:line="240" w:lineRule="auto"/>
              <w:rPr>
                <w:rFonts w:ascii="Arial" w:hAnsi="Arial" w:cs="Arial"/>
                <w:b/>
                <w:bCs/>
                <w:sz w:val="24"/>
                <w:szCs w:val="24"/>
              </w:rPr>
            </w:pPr>
          </w:p>
        </w:tc>
        <w:tc>
          <w:tcPr>
            <w:tcW w:w="360" w:type="dxa"/>
          </w:tcPr>
          <w:p w14:paraId="75F60F9E" w14:textId="77777777" w:rsidR="00C209FF" w:rsidRDefault="00C209FF" w:rsidP="00DD36A6">
            <w:pPr>
              <w:spacing w:after="0" w:line="240" w:lineRule="auto"/>
              <w:rPr>
                <w:rFonts w:ascii="Arial" w:hAnsi="Arial" w:cs="Arial"/>
                <w:b/>
                <w:bCs/>
                <w:sz w:val="24"/>
                <w:szCs w:val="24"/>
              </w:rPr>
            </w:pPr>
          </w:p>
        </w:tc>
        <w:tc>
          <w:tcPr>
            <w:tcW w:w="360" w:type="dxa"/>
          </w:tcPr>
          <w:p w14:paraId="7BC226E4" w14:textId="77777777" w:rsidR="00C209FF" w:rsidRDefault="00C209FF" w:rsidP="00DD36A6">
            <w:pPr>
              <w:spacing w:after="0" w:line="240" w:lineRule="auto"/>
              <w:rPr>
                <w:rFonts w:ascii="Arial" w:hAnsi="Arial" w:cs="Arial"/>
                <w:b/>
                <w:bCs/>
                <w:sz w:val="24"/>
                <w:szCs w:val="24"/>
              </w:rPr>
            </w:pPr>
          </w:p>
        </w:tc>
        <w:tc>
          <w:tcPr>
            <w:tcW w:w="360" w:type="dxa"/>
          </w:tcPr>
          <w:p w14:paraId="625AFAD4" w14:textId="77777777" w:rsidR="00C209FF" w:rsidRDefault="00C209FF" w:rsidP="00DD36A6">
            <w:pPr>
              <w:spacing w:after="0" w:line="240" w:lineRule="auto"/>
              <w:rPr>
                <w:rFonts w:ascii="Arial" w:hAnsi="Arial" w:cs="Arial"/>
                <w:b/>
                <w:bCs/>
                <w:sz w:val="24"/>
                <w:szCs w:val="24"/>
              </w:rPr>
            </w:pPr>
          </w:p>
        </w:tc>
        <w:tc>
          <w:tcPr>
            <w:tcW w:w="360" w:type="dxa"/>
          </w:tcPr>
          <w:p w14:paraId="5755768C" w14:textId="77777777" w:rsidR="00C209FF" w:rsidRDefault="00C209FF" w:rsidP="00DD36A6">
            <w:pPr>
              <w:spacing w:after="0" w:line="240" w:lineRule="auto"/>
              <w:rPr>
                <w:rFonts w:ascii="Arial" w:hAnsi="Arial" w:cs="Arial"/>
                <w:b/>
                <w:bCs/>
                <w:sz w:val="24"/>
                <w:szCs w:val="24"/>
              </w:rPr>
            </w:pPr>
          </w:p>
        </w:tc>
        <w:tc>
          <w:tcPr>
            <w:tcW w:w="360" w:type="dxa"/>
          </w:tcPr>
          <w:p w14:paraId="04B1C968" w14:textId="77777777" w:rsidR="00C209FF" w:rsidRDefault="00C209FF" w:rsidP="00DD36A6">
            <w:pPr>
              <w:spacing w:after="0" w:line="240" w:lineRule="auto"/>
              <w:rPr>
                <w:rFonts w:ascii="Arial" w:hAnsi="Arial" w:cs="Arial"/>
                <w:b/>
                <w:bCs/>
                <w:sz w:val="24"/>
                <w:szCs w:val="24"/>
              </w:rPr>
            </w:pPr>
          </w:p>
        </w:tc>
        <w:tc>
          <w:tcPr>
            <w:tcW w:w="360" w:type="dxa"/>
          </w:tcPr>
          <w:p w14:paraId="33884784" w14:textId="77777777" w:rsidR="00C209FF" w:rsidRDefault="00C209FF" w:rsidP="00DD36A6">
            <w:pPr>
              <w:spacing w:after="0" w:line="240" w:lineRule="auto"/>
              <w:rPr>
                <w:rFonts w:ascii="Arial" w:hAnsi="Arial" w:cs="Arial"/>
                <w:b/>
                <w:bCs/>
                <w:sz w:val="24"/>
                <w:szCs w:val="24"/>
              </w:rPr>
            </w:pPr>
          </w:p>
        </w:tc>
        <w:tc>
          <w:tcPr>
            <w:tcW w:w="360" w:type="dxa"/>
          </w:tcPr>
          <w:p w14:paraId="0E2C574B" w14:textId="77777777" w:rsidR="00C209FF" w:rsidRDefault="00C209FF" w:rsidP="00DD36A6">
            <w:pPr>
              <w:spacing w:after="0" w:line="240" w:lineRule="auto"/>
              <w:rPr>
                <w:rFonts w:ascii="Arial" w:hAnsi="Arial" w:cs="Arial"/>
                <w:b/>
                <w:bCs/>
                <w:sz w:val="24"/>
                <w:szCs w:val="24"/>
              </w:rPr>
            </w:pPr>
          </w:p>
        </w:tc>
        <w:tc>
          <w:tcPr>
            <w:tcW w:w="360" w:type="dxa"/>
          </w:tcPr>
          <w:p w14:paraId="561D7E89" w14:textId="77777777" w:rsidR="00C209FF" w:rsidRDefault="00C209FF" w:rsidP="00DD36A6">
            <w:pPr>
              <w:spacing w:after="0" w:line="240" w:lineRule="auto"/>
              <w:rPr>
                <w:rFonts w:ascii="Arial" w:hAnsi="Arial" w:cs="Arial"/>
                <w:b/>
                <w:bCs/>
                <w:sz w:val="24"/>
                <w:szCs w:val="24"/>
              </w:rPr>
            </w:pPr>
          </w:p>
        </w:tc>
        <w:tc>
          <w:tcPr>
            <w:tcW w:w="360" w:type="dxa"/>
          </w:tcPr>
          <w:p w14:paraId="448C20A4" w14:textId="77777777" w:rsidR="00C209FF" w:rsidRDefault="00C209FF" w:rsidP="00DD36A6">
            <w:pPr>
              <w:spacing w:after="0" w:line="240" w:lineRule="auto"/>
              <w:rPr>
                <w:rFonts w:ascii="Arial" w:hAnsi="Arial" w:cs="Arial"/>
                <w:b/>
                <w:bCs/>
                <w:sz w:val="24"/>
                <w:szCs w:val="24"/>
              </w:rPr>
            </w:pPr>
          </w:p>
        </w:tc>
        <w:tc>
          <w:tcPr>
            <w:tcW w:w="360" w:type="dxa"/>
          </w:tcPr>
          <w:p w14:paraId="4ECD095F" w14:textId="77777777" w:rsidR="00C209FF" w:rsidRDefault="00C209FF" w:rsidP="00DD36A6">
            <w:pPr>
              <w:spacing w:after="0" w:line="240" w:lineRule="auto"/>
              <w:rPr>
                <w:rFonts w:ascii="Arial" w:hAnsi="Arial" w:cs="Arial"/>
                <w:b/>
                <w:bCs/>
                <w:sz w:val="24"/>
                <w:szCs w:val="24"/>
              </w:rPr>
            </w:pPr>
          </w:p>
        </w:tc>
        <w:tc>
          <w:tcPr>
            <w:tcW w:w="360" w:type="dxa"/>
          </w:tcPr>
          <w:p w14:paraId="2AED5A87" w14:textId="77777777" w:rsidR="00C209FF" w:rsidRDefault="00C209FF" w:rsidP="00DD36A6">
            <w:pPr>
              <w:spacing w:after="0" w:line="240" w:lineRule="auto"/>
              <w:rPr>
                <w:rFonts w:ascii="Arial" w:hAnsi="Arial" w:cs="Arial"/>
                <w:b/>
                <w:bCs/>
                <w:sz w:val="24"/>
                <w:szCs w:val="24"/>
              </w:rPr>
            </w:pPr>
          </w:p>
        </w:tc>
        <w:tc>
          <w:tcPr>
            <w:tcW w:w="360" w:type="dxa"/>
          </w:tcPr>
          <w:p w14:paraId="6EB6BECA" w14:textId="77777777" w:rsidR="00C209FF" w:rsidRDefault="00C209FF" w:rsidP="00DD36A6">
            <w:pPr>
              <w:spacing w:after="0" w:line="240" w:lineRule="auto"/>
              <w:rPr>
                <w:rFonts w:ascii="Arial" w:hAnsi="Arial" w:cs="Arial"/>
                <w:b/>
                <w:bCs/>
                <w:sz w:val="24"/>
                <w:szCs w:val="24"/>
              </w:rPr>
            </w:pPr>
          </w:p>
        </w:tc>
        <w:tc>
          <w:tcPr>
            <w:tcW w:w="360" w:type="dxa"/>
          </w:tcPr>
          <w:p w14:paraId="73C22BBD" w14:textId="77777777" w:rsidR="00C209FF" w:rsidRDefault="00C209FF" w:rsidP="00DD36A6">
            <w:pPr>
              <w:spacing w:after="0" w:line="240" w:lineRule="auto"/>
              <w:rPr>
                <w:rFonts w:ascii="Arial" w:hAnsi="Arial" w:cs="Arial"/>
                <w:b/>
                <w:bCs/>
                <w:sz w:val="24"/>
                <w:szCs w:val="24"/>
              </w:rPr>
            </w:pPr>
          </w:p>
        </w:tc>
        <w:tc>
          <w:tcPr>
            <w:tcW w:w="360" w:type="dxa"/>
          </w:tcPr>
          <w:p w14:paraId="7B14E246" w14:textId="77777777" w:rsidR="00C209FF" w:rsidRDefault="00C209FF" w:rsidP="00DD36A6">
            <w:pPr>
              <w:spacing w:after="0" w:line="240" w:lineRule="auto"/>
              <w:rPr>
                <w:rFonts w:ascii="Arial" w:hAnsi="Arial" w:cs="Arial"/>
                <w:b/>
                <w:bCs/>
                <w:sz w:val="24"/>
                <w:szCs w:val="24"/>
              </w:rPr>
            </w:pPr>
          </w:p>
        </w:tc>
        <w:tc>
          <w:tcPr>
            <w:tcW w:w="360" w:type="dxa"/>
          </w:tcPr>
          <w:p w14:paraId="6B3997EE" w14:textId="77777777" w:rsidR="00C209FF" w:rsidRDefault="00C209FF" w:rsidP="00DD36A6">
            <w:pPr>
              <w:spacing w:after="0" w:line="240" w:lineRule="auto"/>
              <w:rPr>
                <w:rFonts w:ascii="Arial" w:hAnsi="Arial" w:cs="Arial"/>
                <w:b/>
                <w:bCs/>
                <w:sz w:val="24"/>
                <w:szCs w:val="24"/>
              </w:rPr>
            </w:pPr>
          </w:p>
        </w:tc>
      </w:tr>
      <w:tr w:rsidR="00C209FF" w14:paraId="537854E0" w14:textId="77777777" w:rsidTr="00DD36A6">
        <w:trPr>
          <w:trHeight w:val="56"/>
        </w:trPr>
        <w:tc>
          <w:tcPr>
            <w:tcW w:w="3325" w:type="dxa"/>
          </w:tcPr>
          <w:p w14:paraId="0FF9BC95" w14:textId="77777777" w:rsidR="00C209FF" w:rsidRDefault="00C209FF" w:rsidP="00DD36A6">
            <w:pPr>
              <w:spacing w:after="0" w:line="240" w:lineRule="auto"/>
              <w:rPr>
                <w:rFonts w:ascii="Arial" w:hAnsi="Arial" w:cs="Arial"/>
                <w:sz w:val="24"/>
                <w:szCs w:val="24"/>
              </w:rPr>
            </w:pPr>
            <w:r>
              <w:rPr>
                <w:rFonts w:ascii="Arial" w:hAnsi="Arial" w:cs="Arial"/>
                <w:sz w:val="24"/>
                <w:szCs w:val="24"/>
              </w:rPr>
              <w:t>DESIGN METHOD</w:t>
            </w:r>
          </w:p>
        </w:tc>
        <w:tc>
          <w:tcPr>
            <w:tcW w:w="360" w:type="dxa"/>
          </w:tcPr>
          <w:p w14:paraId="7AC44C55" w14:textId="77777777" w:rsidR="00C209FF" w:rsidRDefault="00C209FF" w:rsidP="00DD36A6">
            <w:pPr>
              <w:spacing w:after="0" w:line="240" w:lineRule="auto"/>
              <w:rPr>
                <w:rFonts w:ascii="Arial" w:hAnsi="Arial" w:cs="Arial"/>
                <w:b/>
                <w:bCs/>
                <w:sz w:val="24"/>
                <w:szCs w:val="24"/>
              </w:rPr>
            </w:pPr>
          </w:p>
        </w:tc>
        <w:tc>
          <w:tcPr>
            <w:tcW w:w="360" w:type="dxa"/>
          </w:tcPr>
          <w:p w14:paraId="57B15F86" w14:textId="77777777" w:rsidR="00C209FF" w:rsidRDefault="00C209FF" w:rsidP="00DD36A6">
            <w:pPr>
              <w:spacing w:after="0" w:line="240" w:lineRule="auto"/>
              <w:rPr>
                <w:rFonts w:ascii="Arial" w:hAnsi="Arial" w:cs="Arial"/>
                <w:b/>
                <w:bCs/>
                <w:sz w:val="24"/>
                <w:szCs w:val="24"/>
              </w:rPr>
            </w:pPr>
          </w:p>
        </w:tc>
        <w:tc>
          <w:tcPr>
            <w:tcW w:w="360" w:type="dxa"/>
          </w:tcPr>
          <w:p w14:paraId="4AAA8141" w14:textId="77777777" w:rsidR="00C209FF" w:rsidRDefault="00C209FF" w:rsidP="00DD36A6">
            <w:pPr>
              <w:spacing w:after="0" w:line="240" w:lineRule="auto"/>
              <w:rPr>
                <w:rFonts w:ascii="Arial" w:hAnsi="Arial" w:cs="Arial"/>
                <w:b/>
                <w:bCs/>
                <w:sz w:val="24"/>
                <w:szCs w:val="24"/>
              </w:rPr>
            </w:pPr>
          </w:p>
        </w:tc>
        <w:tc>
          <w:tcPr>
            <w:tcW w:w="360" w:type="dxa"/>
          </w:tcPr>
          <w:p w14:paraId="0A2D71D5" w14:textId="77777777" w:rsidR="00C209FF" w:rsidRDefault="00C209FF" w:rsidP="00DD36A6">
            <w:pPr>
              <w:spacing w:after="0" w:line="240" w:lineRule="auto"/>
              <w:rPr>
                <w:rFonts w:ascii="Arial" w:hAnsi="Arial" w:cs="Arial"/>
                <w:b/>
                <w:bCs/>
                <w:sz w:val="24"/>
                <w:szCs w:val="24"/>
              </w:rPr>
            </w:pPr>
          </w:p>
        </w:tc>
        <w:tc>
          <w:tcPr>
            <w:tcW w:w="360" w:type="dxa"/>
          </w:tcPr>
          <w:p w14:paraId="0C74BC58" w14:textId="77777777" w:rsidR="00C209FF" w:rsidRDefault="00C209FF" w:rsidP="00DD36A6">
            <w:pPr>
              <w:spacing w:after="0" w:line="240" w:lineRule="auto"/>
              <w:rPr>
                <w:rFonts w:ascii="Arial" w:hAnsi="Arial" w:cs="Arial"/>
                <w:b/>
                <w:bCs/>
                <w:sz w:val="24"/>
                <w:szCs w:val="24"/>
              </w:rPr>
            </w:pPr>
          </w:p>
        </w:tc>
        <w:tc>
          <w:tcPr>
            <w:tcW w:w="360" w:type="dxa"/>
          </w:tcPr>
          <w:p w14:paraId="756A25C7" w14:textId="77777777" w:rsidR="00C209FF" w:rsidRDefault="00C209FF" w:rsidP="00DD36A6">
            <w:pPr>
              <w:spacing w:after="0" w:line="240" w:lineRule="auto"/>
              <w:rPr>
                <w:rFonts w:ascii="Arial" w:hAnsi="Arial" w:cs="Arial"/>
                <w:b/>
                <w:bCs/>
                <w:sz w:val="24"/>
                <w:szCs w:val="24"/>
              </w:rPr>
            </w:pPr>
          </w:p>
        </w:tc>
        <w:tc>
          <w:tcPr>
            <w:tcW w:w="360" w:type="dxa"/>
          </w:tcPr>
          <w:p w14:paraId="04382AC6" w14:textId="77777777" w:rsidR="00C209FF" w:rsidRDefault="00C209FF" w:rsidP="00DD36A6">
            <w:pPr>
              <w:spacing w:after="0" w:line="240" w:lineRule="auto"/>
              <w:rPr>
                <w:rFonts w:ascii="Arial" w:hAnsi="Arial" w:cs="Arial"/>
                <w:b/>
                <w:bCs/>
                <w:sz w:val="24"/>
                <w:szCs w:val="24"/>
              </w:rPr>
            </w:pPr>
          </w:p>
        </w:tc>
        <w:tc>
          <w:tcPr>
            <w:tcW w:w="360" w:type="dxa"/>
          </w:tcPr>
          <w:p w14:paraId="79CD9B8F" w14:textId="77777777" w:rsidR="00C209FF" w:rsidRDefault="00C209FF" w:rsidP="00DD36A6">
            <w:pPr>
              <w:spacing w:after="0" w:line="240" w:lineRule="auto"/>
              <w:rPr>
                <w:rFonts w:ascii="Arial" w:hAnsi="Arial" w:cs="Arial"/>
                <w:b/>
                <w:bCs/>
                <w:sz w:val="24"/>
                <w:szCs w:val="24"/>
              </w:rPr>
            </w:pPr>
          </w:p>
        </w:tc>
        <w:tc>
          <w:tcPr>
            <w:tcW w:w="360" w:type="dxa"/>
          </w:tcPr>
          <w:p w14:paraId="5FD5AE8A" w14:textId="77777777" w:rsidR="00C209FF" w:rsidRDefault="00C209FF" w:rsidP="00DD36A6">
            <w:pPr>
              <w:spacing w:after="0" w:line="240" w:lineRule="auto"/>
              <w:rPr>
                <w:rFonts w:ascii="Arial" w:hAnsi="Arial" w:cs="Arial"/>
                <w:b/>
                <w:bCs/>
                <w:sz w:val="24"/>
                <w:szCs w:val="24"/>
              </w:rPr>
            </w:pPr>
          </w:p>
        </w:tc>
        <w:tc>
          <w:tcPr>
            <w:tcW w:w="360" w:type="dxa"/>
          </w:tcPr>
          <w:p w14:paraId="2395CC0F" w14:textId="77777777" w:rsidR="00C209FF" w:rsidRDefault="00C209FF" w:rsidP="00DD36A6">
            <w:pPr>
              <w:spacing w:after="0" w:line="240" w:lineRule="auto"/>
              <w:rPr>
                <w:rFonts w:ascii="Arial" w:hAnsi="Arial" w:cs="Arial"/>
                <w:b/>
                <w:bCs/>
                <w:sz w:val="24"/>
                <w:szCs w:val="24"/>
              </w:rPr>
            </w:pPr>
          </w:p>
        </w:tc>
        <w:tc>
          <w:tcPr>
            <w:tcW w:w="360" w:type="dxa"/>
          </w:tcPr>
          <w:p w14:paraId="44C232D1" w14:textId="77777777" w:rsidR="00C209FF" w:rsidRDefault="00C209FF" w:rsidP="00DD36A6">
            <w:pPr>
              <w:spacing w:after="0" w:line="240" w:lineRule="auto"/>
              <w:rPr>
                <w:rFonts w:ascii="Arial" w:hAnsi="Arial" w:cs="Arial"/>
                <w:b/>
                <w:bCs/>
                <w:sz w:val="24"/>
                <w:szCs w:val="24"/>
              </w:rPr>
            </w:pPr>
          </w:p>
        </w:tc>
        <w:tc>
          <w:tcPr>
            <w:tcW w:w="360" w:type="dxa"/>
          </w:tcPr>
          <w:p w14:paraId="69244DD2" w14:textId="77777777" w:rsidR="00C209FF" w:rsidRDefault="00C209FF" w:rsidP="00DD36A6">
            <w:pPr>
              <w:spacing w:after="0" w:line="240" w:lineRule="auto"/>
              <w:rPr>
                <w:rFonts w:ascii="Arial" w:hAnsi="Arial" w:cs="Arial"/>
                <w:b/>
                <w:bCs/>
                <w:sz w:val="24"/>
                <w:szCs w:val="24"/>
              </w:rPr>
            </w:pPr>
          </w:p>
        </w:tc>
        <w:tc>
          <w:tcPr>
            <w:tcW w:w="360" w:type="dxa"/>
          </w:tcPr>
          <w:p w14:paraId="30CA5F96" w14:textId="77777777" w:rsidR="00C209FF" w:rsidRDefault="00C209FF" w:rsidP="00DD36A6">
            <w:pPr>
              <w:spacing w:after="0" w:line="240" w:lineRule="auto"/>
              <w:rPr>
                <w:rFonts w:ascii="Arial" w:hAnsi="Arial" w:cs="Arial"/>
                <w:b/>
                <w:bCs/>
                <w:sz w:val="24"/>
                <w:szCs w:val="24"/>
              </w:rPr>
            </w:pPr>
          </w:p>
        </w:tc>
        <w:tc>
          <w:tcPr>
            <w:tcW w:w="360" w:type="dxa"/>
          </w:tcPr>
          <w:p w14:paraId="5EC1BF5A" w14:textId="77777777" w:rsidR="00C209FF" w:rsidRDefault="00C209FF" w:rsidP="00DD36A6">
            <w:pPr>
              <w:spacing w:after="0" w:line="240" w:lineRule="auto"/>
              <w:rPr>
                <w:rFonts w:ascii="Arial" w:hAnsi="Arial" w:cs="Arial"/>
                <w:b/>
                <w:bCs/>
                <w:sz w:val="24"/>
                <w:szCs w:val="24"/>
              </w:rPr>
            </w:pPr>
          </w:p>
        </w:tc>
        <w:tc>
          <w:tcPr>
            <w:tcW w:w="360" w:type="dxa"/>
          </w:tcPr>
          <w:p w14:paraId="49D6D2EF" w14:textId="77777777" w:rsidR="00C209FF" w:rsidRDefault="00C209FF" w:rsidP="00DD36A6">
            <w:pPr>
              <w:spacing w:after="0" w:line="240" w:lineRule="auto"/>
              <w:rPr>
                <w:rFonts w:ascii="Arial" w:hAnsi="Arial" w:cs="Arial"/>
                <w:b/>
                <w:bCs/>
                <w:sz w:val="24"/>
                <w:szCs w:val="24"/>
              </w:rPr>
            </w:pPr>
          </w:p>
        </w:tc>
        <w:tc>
          <w:tcPr>
            <w:tcW w:w="360" w:type="dxa"/>
          </w:tcPr>
          <w:p w14:paraId="51670299" w14:textId="77777777" w:rsidR="00C209FF" w:rsidRDefault="00C209FF" w:rsidP="00DD36A6">
            <w:pPr>
              <w:spacing w:after="0" w:line="240" w:lineRule="auto"/>
              <w:rPr>
                <w:rFonts w:ascii="Arial" w:hAnsi="Arial" w:cs="Arial"/>
                <w:b/>
                <w:bCs/>
                <w:sz w:val="24"/>
                <w:szCs w:val="24"/>
              </w:rPr>
            </w:pPr>
          </w:p>
        </w:tc>
        <w:tc>
          <w:tcPr>
            <w:tcW w:w="360" w:type="dxa"/>
          </w:tcPr>
          <w:p w14:paraId="77DB975F" w14:textId="77777777" w:rsidR="00C209FF" w:rsidRDefault="00C209FF" w:rsidP="00DD36A6">
            <w:pPr>
              <w:spacing w:after="0" w:line="240" w:lineRule="auto"/>
              <w:rPr>
                <w:rFonts w:ascii="Arial" w:hAnsi="Arial" w:cs="Arial"/>
                <w:b/>
                <w:bCs/>
                <w:sz w:val="24"/>
                <w:szCs w:val="24"/>
              </w:rPr>
            </w:pPr>
          </w:p>
        </w:tc>
        <w:tc>
          <w:tcPr>
            <w:tcW w:w="360" w:type="dxa"/>
          </w:tcPr>
          <w:p w14:paraId="3E4B1804" w14:textId="77777777" w:rsidR="00C209FF" w:rsidRDefault="00C209FF" w:rsidP="00DD36A6">
            <w:pPr>
              <w:spacing w:after="0" w:line="240" w:lineRule="auto"/>
              <w:rPr>
                <w:rFonts w:ascii="Arial" w:hAnsi="Arial" w:cs="Arial"/>
                <w:b/>
                <w:bCs/>
                <w:sz w:val="24"/>
                <w:szCs w:val="24"/>
              </w:rPr>
            </w:pPr>
          </w:p>
        </w:tc>
        <w:tc>
          <w:tcPr>
            <w:tcW w:w="360" w:type="dxa"/>
          </w:tcPr>
          <w:p w14:paraId="61E518B5" w14:textId="77777777" w:rsidR="00C209FF" w:rsidRDefault="00C209FF" w:rsidP="00DD36A6">
            <w:pPr>
              <w:spacing w:after="0" w:line="240" w:lineRule="auto"/>
              <w:rPr>
                <w:rFonts w:ascii="Arial" w:hAnsi="Arial" w:cs="Arial"/>
                <w:b/>
                <w:bCs/>
                <w:sz w:val="24"/>
                <w:szCs w:val="24"/>
              </w:rPr>
            </w:pPr>
          </w:p>
        </w:tc>
        <w:tc>
          <w:tcPr>
            <w:tcW w:w="360" w:type="dxa"/>
          </w:tcPr>
          <w:p w14:paraId="2CF1CDFE" w14:textId="77777777" w:rsidR="00C209FF" w:rsidRDefault="00C209FF" w:rsidP="00DD36A6">
            <w:pPr>
              <w:spacing w:after="0" w:line="240" w:lineRule="auto"/>
              <w:rPr>
                <w:rFonts w:ascii="Arial" w:hAnsi="Arial" w:cs="Arial"/>
                <w:b/>
                <w:bCs/>
                <w:sz w:val="24"/>
                <w:szCs w:val="24"/>
              </w:rPr>
            </w:pPr>
          </w:p>
        </w:tc>
      </w:tr>
      <w:tr w:rsidR="00C209FF" w14:paraId="7DFA4360" w14:textId="77777777" w:rsidTr="00DD36A6">
        <w:trPr>
          <w:trHeight w:val="56"/>
        </w:trPr>
        <w:tc>
          <w:tcPr>
            <w:tcW w:w="3325" w:type="dxa"/>
          </w:tcPr>
          <w:p w14:paraId="4A5CF9C7" w14:textId="77777777" w:rsidR="00C209FF" w:rsidRDefault="00C209FF" w:rsidP="00DD36A6">
            <w:pPr>
              <w:spacing w:after="0" w:line="240" w:lineRule="auto"/>
              <w:rPr>
                <w:rFonts w:ascii="Arial" w:hAnsi="Arial" w:cs="Arial"/>
                <w:sz w:val="24"/>
                <w:szCs w:val="24"/>
              </w:rPr>
            </w:pPr>
            <w:r>
              <w:rPr>
                <w:rFonts w:ascii="Arial" w:hAnsi="Arial" w:cs="Arial"/>
                <w:sz w:val="24"/>
                <w:szCs w:val="24"/>
              </w:rPr>
              <w:t>INPUT-PROCESS-OUTPUT</w:t>
            </w:r>
          </w:p>
        </w:tc>
        <w:tc>
          <w:tcPr>
            <w:tcW w:w="360" w:type="dxa"/>
          </w:tcPr>
          <w:p w14:paraId="6BE7306A" w14:textId="77777777" w:rsidR="00C209FF" w:rsidRDefault="00C209FF" w:rsidP="00DD36A6">
            <w:pPr>
              <w:spacing w:after="0" w:line="240" w:lineRule="auto"/>
              <w:rPr>
                <w:rFonts w:ascii="Arial" w:hAnsi="Arial" w:cs="Arial"/>
                <w:b/>
                <w:bCs/>
                <w:sz w:val="24"/>
                <w:szCs w:val="24"/>
              </w:rPr>
            </w:pPr>
          </w:p>
        </w:tc>
        <w:tc>
          <w:tcPr>
            <w:tcW w:w="360" w:type="dxa"/>
          </w:tcPr>
          <w:p w14:paraId="1F394CA5" w14:textId="77777777" w:rsidR="00C209FF" w:rsidRDefault="00C209FF" w:rsidP="00DD36A6">
            <w:pPr>
              <w:spacing w:after="0" w:line="240" w:lineRule="auto"/>
              <w:rPr>
                <w:rFonts w:ascii="Arial" w:hAnsi="Arial" w:cs="Arial"/>
                <w:b/>
                <w:bCs/>
                <w:sz w:val="24"/>
                <w:szCs w:val="24"/>
              </w:rPr>
            </w:pPr>
          </w:p>
        </w:tc>
        <w:tc>
          <w:tcPr>
            <w:tcW w:w="360" w:type="dxa"/>
          </w:tcPr>
          <w:p w14:paraId="743E0C69" w14:textId="77777777" w:rsidR="00C209FF" w:rsidRDefault="00C209FF" w:rsidP="00DD36A6">
            <w:pPr>
              <w:spacing w:after="0" w:line="240" w:lineRule="auto"/>
              <w:rPr>
                <w:rFonts w:ascii="Arial" w:hAnsi="Arial" w:cs="Arial"/>
                <w:b/>
                <w:bCs/>
                <w:sz w:val="24"/>
                <w:szCs w:val="24"/>
              </w:rPr>
            </w:pPr>
          </w:p>
        </w:tc>
        <w:tc>
          <w:tcPr>
            <w:tcW w:w="360" w:type="dxa"/>
          </w:tcPr>
          <w:p w14:paraId="0B6F1A60" w14:textId="77777777" w:rsidR="00C209FF" w:rsidRDefault="00C209FF" w:rsidP="00DD36A6">
            <w:pPr>
              <w:spacing w:after="0" w:line="240" w:lineRule="auto"/>
              <w:rPr>
                <w:rFonts w:ascii="Arial" w:hAnsi="Arial" w:cs="Arial"/>
                <w:b/>
                <w:bCs/>
                <w:sz w:val="24"/>
                <w:szCs w:val="24"/>
              </w:rPr>
            </w:pPr>
          </w:p>
        </w:tc>
        <w:tc>
          <w:tcPr>
            <w:tcW w:w="360" w:type="dxa"/>
          </w:tcPr>
          <w:p w14:paraId="40537CAA" w14:textId="77777777" w:rsidR="00C209FF" w:rsidRDefault="00C209FF" w:rsidP="00DD36A6">
            <w:pPr>
              <w:spacing w:after="0" w:line="240" w:lineRule="auto"/>
              <w:rPr>
                <w:rFonts w:ascii="Arial" w:hAnsi="Arial" w:cs="Arial"/>
                <w:b/>
                <w:bCs/>
                <w:sz w:val="24"/>
                <w:szCs w:val="24"/>
              </w:rPr>
            </w:pPr>
          </w:p>
        </w:tc>
        <w:tc>
          <w:tcPr>
            <w:tcW w:w="360" w:type="dxa"/>
          </w:tcPr>
          <w:p w14:paraId="5DE24A8A" w14:textId="77777777" w:rsidR="00C209FF" w:rsidRDefault="00C209FF" w:rsidP="00DD36A6">
            <w:pPr>
              <w:spacing w:after="0" w:line="240" w:lineRule="auto"/>
              <w:rPr>
                <w:rFonts w:ascii="Arial" w:hAnsi="Arial" w:cs="Arial"/>
                <w:b/>
                <w:bCs/>
                <w:sz w:val="24"/>
                <w:szCs w:val="24"/>
              </w:rPr>
            </w:pPr>
          </w:p>
        </w:tc>
        <w:tc>
          <w:tcPr>
            <w:tcW w:w="360" w:type="dxa"/>
          </w:tcPr>
          <w:p w14:paraId="4D528698" w14:textId="77777777" w:rsidR="00C209FF" w:rsidRDefault="00C209FF" w:rsidP="00DD36A6">
            <w:pPr>
              <w:spacing w:after="0" w:line="240" w:lineRule="auto"/>
              <w:rPr>
                <w:rFonts w:ascii="Arial" w:hAnsi="Arial" w:cs="Arial"/>
                <w:b/>
                <w:bCs/>
                <w:sz w:val="24"/>
                <w:szCs w:val="24"/>
              </w:rPr>
            </w:pPr>
          </w:p>
        </w:tc>
        <w:tc>
          <w:tcPr>
            <w:tcW w:w="360" w:type="dxa"/>
          </w:tcPr>
          <w:p w14:paraId="720255B9" w14:textId="77777777" w:rsidR="00C209FF" w:rsidRDefault="00C209FF" w:rsidP="00DD36A6">
            <w:pPr>
              <w:spacing w:after="0" w:line="240" w:lineRule="auto"/>
              <w:rPr>
                <w:rFonts w:ascii="Arial" w:hAnsi="Arial" w:cs="Arial"/>
                <w:b/>
                <w:bCs/>
                <w:sz w:val="24"/>
                <w:szCs w:val="24"/>
              </w:rPr>
            </w:pPr>
          </w:p>
        </w:tc>
        <w:tc>
          <w:tcPr>
            <w:tcW w:w="360" w:type="dxa"/>
          </w:tcPr>
          <w:p w14:paraId="5E9F989C" w14:textId="77777777" w:rsidR="00C209FF" w:rsidRDefault="00C209FF" w:rsidP="00DD36A6">
            <w:pPr>
              <w:spacing w:after="0" w:line="240" w:lineRule="auto"/>
              <w:rPr>
                <w:rFonts w:ascii="Arial" w:hAnsi="Arial" w:cs="Arial"/>
                <w:b/>
                <w:bCs/>
                <w:sz w:val="24"/>
                <w:szCs w:val="24"/>
              </w:rPr>
            </w:pPr>
          </w:p>
        </w:tc>
        <w:tc>
          <w:tcPr>
            <w:tcW w:w="360" w:type="dxa"/>
          </w:tcPr>
          <w:p w14:paraId="2BAE82FF" w14:textId="77777777" w:rsidR="00C209FF" w:rsidRDefault="00C209FF" w:rsidP="00DD36A6">
            <w:pPr>
              <w:spacing w:after="0" w:line="240" w:lineRule="auto"/>
              <w:rPr>
                <w:rFonts w:ascii="Arial" w:hAnsi="Arial" w:cs="Arial"/>
                <w:b/>
                <w:bCs/>
                <w:sz w:val="24"/>
                <w:szCs w:val="24"/>
              </w:rPr>
            </w:pPr>
          </w:p>
        </w:tc>
        <w:tc>
          <w:tcPr>
            <w:tcW w:w="360" w:type="dxa"/>
          </w:tcPr>
          <w:p w14:paraId="60E440CF" w14:textId="77777777" w:rsidR="00C209FF" w:rsidRDefault="00C209FF" w:rsidP="00DD36A6">
            <w:pPr>
              <w:spacing w:after="0" w:line="240" w:lineRule="auto"/>
              <w:rPr>
                <w:rFonts w:ascii="Arial" w:hAnsi="Arial" w:cs="Arial"/>
                <w:b/>
                <w:bCs/>
                <w:sz w:val="24"/>
                <w:szCs w:val="24"/>
              </w:rPr>
            </w:pPr>
          </w:p>
        </w:tc>
        <w:tc>
          <w:tcPr>
            <w:tcW w:w="360" w:type="dxa"/>
          </w:tcPr>
          <w:p w14:paraId="2F972CAD" w14:textId="77777777" w:rsidR="00C209FF" w:rsidRDefault="00C209FF" w:rsidP="00DD36A6">
            <w:pPr>
              <w:spacing w:after="0" w:line="240" w:lineRule="auto"/>
              <w:rPr>
                <w:rFonts w:ascii="Arial" w:hAnsi="Arial" w:cs="Arial"/>
                <w:b/>
                <w:bCs/>
                <w:sz w:val="24"/>
                <w:szCs w:val="24"/>
              </w:rPr>
            </w:pPr>
          </w:p>
        </w:tc>
        <w:tc>
          <w:tcPr>
            <w:tcW w:w="360" w:type="dxa"/>
          </w:tcPr>
          <w:p w14:paraId="5599BCC4" w14:textId="77777777" w:rsidR="00C209FF" w:rsidRDefault="00C209FF" w:rsidP="00DD36A6">
            <w:pPr>
              <w:spacing w:after="0" w:line="240" w:lineRule="auto"/>
              <w:rPr>
                <w:rFonts w:ascii="Arial" w:hAnsi="Arial" w:cs="Arial"/>
                <w:b/>
                <w:bCs/>
                <w:sz w:val="24"/>
                <w:szCs w:val="24"/>
              </w:rPr>
            </w:pPr>
          </w:p>
        </w:tc>
        <w:tc>
          <w:tcPr>
            <w:tcW w:w="360" w:type="dxa"/>
          </w:tcPr>
          <w:p w14:paraId="05EB95D4" w14:textId="77777777" w:rsidR="00C209FF" w:rsidRDefault="00C209FF" w:rsidP="00DD36A6">
            <w:pPr>
              <w:spacing w:after="0" w:line="240" w:lineRule="auto"/>
              <w:rPr>
                <w:rFonts w:ascii="Arial" w:hAnsi="Arial" w:cs="Arial"/>
                <w:b/>
                <w:bCs/>
                <w:sz w:val="24"/>
                <w:szCs w:val="24"/>
              </w:rPr>
            </w:pPr>
          </w:p>
        </w:tc>
        <w:tc>
          <w:tcPr>
            <w:tcW w:w="360" w:type="dxa"/>
          </w:tcPr>
          <w:p w14:paraId="39DFABB3" w14:textId="77777777" w:rsidR="00C209FF" w:rsidRDefault="00C209FF" w:rsidP="00DD36A6">
            <w:pPr>
              <w:spacing w:after="0" w:line="240" w:lineRule="auto"/>
              <w:rPr>
                <w:rFonts w:ascii="Arial" w:hAnsi="Arial" w:cs="Arial"/>
                <w:b/>
                <w:bCs/>
                <w:sz w:val="24"/>
                <w:szCs w:val="24"/>
              </w:rPr>
            </w:pPr>
          </w:p>
        </w:tc>
        <w:tc>
          <w:tcPr>
            <w:tcW w:w="360" w:type="dxa"/>
          </w:tcPr>
          <w:p w14:paraId="54CAC905" w14:textId="77777777" w:rsidR="00C209FF" w:rsidRDefault="00C209FF" w:rsidP="00DD36A6">
            <w:pPr>
              <w:spacing w:after="0" w:line="240" w:lineRule="auto"/>
              <w:rPr>
                <w:rFonts w:ascii="Arial" w:hAnsi="Arial" w:cs="Arial"/>
                <w:b/>
                <w:bCs/>
                <w:sz w:val="24"/>
                <w:szCs w:val="24"/>
              </w:rPr>
            </w:pPr>
          </w:p>
        </w:tc>
        <w:tc>
          <w:tcPr>
            <w:tcW w:w="360" w:type="dxa"/>
          </w:tcPr>
          <w:p w14:paraId="028E9A3D" w14:textId="77777777" w:rsidR="00C209FF" w:rsidRDefault="00C209FF" w:rsidP="00DD36A6">
            <w:pPr>
              <w:spacing w:after="0" w:line="240" w:lineRule="auto"/>
              <w:rPr>
                <w:rFonts w:ascii="Arial" w:hAnsi="Arial" w:cs="Arial"/>
                <w:b/>
                <w:bCs/>
                <w:sz w:val="24"/>
                <w:szCs w:val="24"/>
              </w:rPr>
            </w:pPr>
          </w:p>
        </w:tc>
        <w:tc>
          <w:tcPr>
            <w:tcW w:w="360" w:type="dxa"/>
          </w:tcPr>
          <w:p w14:paraId="33BFCC56" w14:textId="77777777" w:rsidR="00C209FF" w:rsidRDefault="00C209FF" w:rsidP="00DD36A6">
            <w:pPr>
              <w:spacing w:after="0" w:line="240" w:lineRule="auto"/>
              <w:rPr>
                <w:rFonts w:ascii="Arial" w:hAnsi="Arial" w:cs="Arial"/>
                <w:b/>
                <w:bCs/>
                <w:sz w:val="24"/>
                <w:szCs w:val="24"/>
              </w:rPr>
            </w:pPr>
          </w:p>
        </w:tc>
        <w:tc>
          <w:tcPr>
            <w:tcW w:w="360" w:type="dxa"/>
          </w:tcPr>
          <w:p w14:paraId="600EBF3B" w14:textId="77777777" w:rsidR="00C209FF" w:rsidRDefault="00C209FF" w:rsidP="00DD36A6">
            <w:pPr>
              <w:spacing w:after="0" w:line="240" w:lineRule="auto"/>
              <w:rPr>
                <w:rFonts w:ascii="Arial" w:hAnsi="Arial" w:cs="Arial"/>
                <w:b/>
                <w:bCs/>
                <w:sz w:val="24"/>
                <w:szCs w:val="24"/>
              </w:rPr>
            </w:pPr>
          </w:p>
        </w:tc>
        <w:tc>
          <w:tcPr>
            <w:tcW w:w="360" w:type="dxa"/>
          </w:tcPr>
          <w:p w14:paraId="30CB2FEC" w14:textId="77777777" w:rsidR="00C209FF" w:rsidRDefault="00C209FF" w:rsidP="00DD36A6">
            <w:pPr>
              <w:spacing w:after="0" w:line="240" w:lineRule="auto"/>
              <w:rPr>
                <w:rFonts w:ascii="Arial" w:hAnsi="Arial" w:cs="Arial"/>
                <w:b/>
                <w:bCs/>
                <w:sz w:val="24"/>
                <w:szCs w:val="24"/>
              </w:rPr>
            </w:pPr>
          </w:p>
        </w:tc>
      </w:tr>
      <w:tr w:rsidR="00C209FF" w14:paraId="5B7A4BDF" w14:textId="77777777" w:rsidTr="00DD36A6">
        <w:trPr>
          <w:trHeight w:val="56"/>
        </w:trPr>
        <w:tc>
          <w:tcPr>
            <w:tcW w:w="3325" w:type="dxa"/>
          </w:tcPr>
          <w:p w14:paraId="04F7C77E" w14:textId="77777777" w:rsidR="00C209FF" w:rsidRDefault="00C209FF" w:rsidP="00DD36A6">
            <w:pPr>
              <w:spacing w:after="0" w:line="240" w:lineRule="auto"/>
              <w:rPr>
                <w:rFonts w:ascii="Arial" w:hAnsi="Arial" w:cs="Arial"/>
                <w:sz w:val="24"/>
                <w:szCs w:val="24"/>
              </w:rPr>
            </w:pPr>
            <w:r>
              <w:rPr>
                <w:rFonts w:ascii="Arial" w:hAnsi="Arial" w:cs="Arial"/>
                <w:sz w:val="24"/>
                <w:szCs w:val="24"/>
              </w:rPr>
              <w:t>FUNCTIONAL REQUIREMENTS</w:t>
            </w:r>
          </w:p>
        </w:tc>
        <w:tc>
          <w:tcPr>
            <w:tcW w:w="360" w:type="dxa"/>
          </w:tcPr>
          <w:p w14:paraId="30ACEBF0" w14:textId="77777777" w:rsidR="00C209FF" w:rsidRDefault="00C209FF" w:rsidP="00DD36A6">
            <w:pPr>
              <w:spacing w:after="0" w:line="240" w:lineRule="auto"/>
              <w:rPr>
                <w:rFonts w:ascii="Arial" w:hAnsi="Arial" w:cs="Arial"/>
                <w:b/>
                <w:bCs/>
                <w:sz w:val="24"/>
                <w:szCs w:val="24"/>
              </w:rPr>
            </w:pPr>
          </w:p>
        </w:tc>
        <w:tc>
          <w:tcPr>
            <w:tcW w:w="360" w:type="dxa"/>
          </w:tcPr>
          <w:p w14:paraId="74E434BE" w14:textId="77777777" w:rsidR="00C209FF" w:rsidRDefault="00C209FF" w:rsidP="00DD36A6">
            <w:pPr>
              <w:spacing w:after="0" w:line="240" w:lineRule="auto"/>
              <w:rPr>
                <w:rFonts w:ascii="Arial" w:hAnsi="Arial" w:cs="Arial"/>
                <w:b/>
                <w:bCs/>
                <w:sz w:val="24"/>
                <w:szCs w:val="24"/>
              </w:rPr>
            </w:pPr>
          </w:p>
        </w:tc>
        <w:tc>
          <w:tcPr>
            <w:tcW w:w="360" w:type="dxa"/>
          </w:tcPr>
          <w:p w14:paraId="71C86611" w14:textId="77777777" w:rsidR="00C209FF" w:rsidRDefault="00C209FF" w:rsidP="00DD36A6">
            <w:pPr>
              <w:spacing w:after="0" w:line="240" w:lineRule="auto"/>
              <w:rPr>
                <w:rFonts w:ascii="Arial" w:hAnsi="Arial" w:cs="Arial"/>
                <w:b/>
                <w:bCs/>
                <w:sz w:val="24"/>
                <w:szCs w:val="24"/>
              </w:rPr>
            </w:pPr>
          </w:p>
        </w:tc>
        <w:tc>
          <w:tcPr>
            <w:tcW w:w="360" w:type="dxa"/>
          </w:tcPr>
          <w:p w14:paraId="30007C8F" w14:textId="77777777" w:rsidR="00C209FF" w:rsidRDefault="00C209FF" w:rsidP="00DD36A6">
            <w:pPr>
              <w:spacing w:after="0" w:line="240" w:lineRule="auto"/>
              <w:rPr>
                <w:rFonts w:ascii="Arial" w:hAnsi="Arial" w:cs="Arial"/>
                <w:b/>
                <w:bCs/>
                <w:sz w:val="24"/>
                <w:szCs w:val="24"/>
              </w:rPr>
            </w:pPr>
          </w:p>
        </w:tc>
        <w:tc>
          <w:tcPr>
            <w:tcW w:w="360" w:type="dxa"/>
          </w:tcPr>
          <w:p w14:paraId="1DB74076" w14:textId="77777777" w:rsidR="00C209FF" w:rsidRDefault="00C209FF" w:rsidP="00DD36A6">
            <w:pPr>
              <w:spacing w:after="0" w:line="240" w:lineRule="auto"/>
              <w:rPr>
                <w:rFonts w:ascii="Arial" w:hAnsi="Arial" w:cs="Arial"/>
                <w:b/>
                <w:bCs/>
                <w:sz w:val="24"/>
                <w:szCs w:val="24"/>
              </w:rPr>
            </w:pPr>
          </w:p>
        </w:tc>
        <w:tc>
          <w:tcPr>
            <w:tcW w:w="360" w:type="dxa"/>
          </w:tcPr>
          <w:p w14:paraId="1A309F6C" w14:textId="77777777" w:rsidR="00C209FF" w:rsidRDefault="00C209FF" w:rsidP="00DD36A6">
            <w:pPr>
              <w:spacing w:after="0" w:line="240" w:lineRule="auto"/>
              <w:rPr>
                <w:rFonts w:ascii="Arial" w:hAnsi="Arial" w:cs="Arial"/>
                <w:b/>
                <w:bCs/>
                <w:sz w:val="24"/>
                <w:szCs w:val="24"/>
              </w:rPr>
            </w:pPr>
          </w:p>
        </w:tc>
        <w:tc>
          <w:tcPr>
            <w:tcW w:w="360" w:type="dxa"/>
          </w:tcPr>
          <w:p w14:paraId="5660C0AF" w14:textId="77777777" w:rsidR="00C209FF" w:rsidRDefault="00C209FF" w:rsidP="00DD36A6">
            <w:pPr>
              <w:spacing w:after="0" w:line="240" w:lineRule="auto"/>
              <w:rPr>
                <w:rFonts w:ascii="Arial" w:hAnsi="Arial" w:cs="Arial"/>
                <w:b/>
                <w:bCs/>
                <w:sz w:val="24"/>
                <w:szCs w:val="24"/>
              </w:rPr>
            </w:pPr>
          </w:p>
        </w:tc>
        <w:tc>
          <w:tcPr>
            <w:tcW w:w="360" w:type="dxa"/>
          </w:tcPr>
          <w:p w14:paraId="58CCDA3B" w14:textId="77777777" w:rsidR="00C209FF" w:rsidRDefault="00C209FF" w:rsidP="00DD36A6">
            <w:pPr>
              <w:spacing w:after="0" w:line="240" w:lineRule="auto"/>
              <w:rPr>
                <w:rFonts w:ascii="Arial" w:hAnsi="Arial" w:cs="Arial"/>
                <w:b/>
                <w:bCs/>
                <w:sz w:val="24"/>
                <w:szCs w:val="24"/>
              </w:rPr>
            </w:pPr>
          </w:p>
        </w:tc>
        <w:tc>
          <w:tcPr>
            <w:tcW w:w="360" w:type="dxa"/>
          </w:tcPr>
          <w:p w14:paraId="45DCEF69" w14:textId="77777777" w:rsidR="00C209FF" w:rsidRDefault="00C209FF" w:rsidP="00DD36A6">
            <w:pPr>
              <w:spacing w:after="0" w:line="240" w:lineRule="auto"/>
              <w:rPr>
                <w:rFonts w:ascii="Arial" w:hAnsi="Arial" w:cs="Arial"/>
                <w:b/>
                <w:bCs/>
                <w:sz w:val="24"/>
                <w:szCs w:val="24"/>
              </w:rPr>
            </w:pPr>
          </w:p>
        </w:tc>
        <w:tc>
          <w:tcPr>
            <w:tcW w:w="360" w:type="dxa"/>
          </w:tcPr>
          <w:p w14:paraId="47D97127" w14:textId="77777777" w:rsidR="00C209FF" w:rsidRDefault="00C209FF" w:rsidP="00DD36A6">
            <w:pPr>
              <w:spacing w:after="0" w:line="240" w:lineRule="auto"/>
              <w:rPr>
                <w:rFonts w:ascii="Arial" w:hAnsi="Arial" w:cs="Arial"/>
                <w:b/>
                <w:bCs/>
                <w:sz w:val="24"/>
                <w:szCs w:val="24"/>
              </w:rPr>
            </w:pPr>
          </w:p>
        </w:tc>
        <w:tc>
          <w:tcPr>
            <w:tcW w:w="360" w:type="dxa"/>
          </w:tcPr>
          <w:p w14:paraId="7BD6AF1E" w14:textId="77777777" w:rsidR="00C209FF" w:rsidRDefault="00C209FF" w:rsidP="00DD36A6">
            <w:pPr>
              <w:spacing w:after="0" w:line="240" w:lineRule="auto"/>
              <w:rPr>
                <w:rFonts w:ascii="Arial" w:hAnsi="Arial" w:cs="Arial"/>
                <w:b/>
                <w:bCs/>
                <w:sz w:val="24"/>
                <w:szCs w:val="24"/>
              </w:rPr>
            </w:pPr>
          </w:p>
        </w:tc>
        <w:tc>
          <w:tcPr>
            <w:tcW w:w="360" w:type="dxa"/>
          </w:tcPr>
          <w:p w14:paraId="76091CD0" w14:textId="77777777" w:rsidR="00C209FF" w:rsidRDefault="00C209FF" w:rsidP="00DD36A6">
            <w:pPr>
              <w:spacing w:after="0" w:line="240" w:lineRule="auto"/>
              <w:rPr>
                <w:rFonts w:ascii="Arial" w:hAnsi="Arial" w:cs="Arial"/>
                <w:b/>
                <w:bCs/>
                <w:sz w:val="24"/>
                <w:szCs w:val="24"/>
              </w:rPr>
            </w:pPr>
          </w:p>
        </w:tc>
        <w:tc>
          <w:tcPr>
            <w:tcW w:w="360" w:type="dxa"/>
          </w:tcPr>
          <w:p w14:paraId="56A34EC6" w14:textId="77777777" w:rsidR="00C209FF" w:rsidRDefault="00C209FF" w:rsidP="00DD36A6">
            <w:pPr>
              <w:spacing w:after="0" w:line="240" w:lineRule="auto"/>
              <w:rPr>
                <w:rFonts w:ascii="Arial" w:hAnsi="Arial" w:cs="Arial"/>
                <w:b/>
                <w:bCs/>
                <w:sz w:val="24"/>
                <w:szCs w:val="24"/>
              </w:rPr>
            </w:pPr>
          </w:p>
        </w:tc>
        <w:tc>
          <w:tcPr>
            <w:tcW w:w="360" w:type="dxa"/>
          </w:tcPr>
          <w:p w14:paraId="5211DB78" w14:textId="77777777" w:rsidR="00C209FF" w:rsidRDefault="00C209FF" w:rsidP="00DD36A6">
            <w:pPr>
              <w:spacing w:after="0" w:line="240" w:lineRule="auto"/>
              <w:rPr>
                <w:rFonts w:ascii="Arial" w:hAnsi="Arial" w:cs="Arial"/>
                <w:b/>
                <w:bCs/>
                <w:sz w:val="24"/>
                <w:szCs w:val="24"/>
              </w:rPr>
            </w:pPr>
          </w:p>
        </w:tc>
        <w:tc>
          <w:tcPr>
            <w:tcW w:w="360" w:type="dxa"/>
          </w:tcPr>
          <w:p w14:paraId="121D66C2" w14:textId="77777777" w:rsidR="00C209FF" w:rsidRDefault="00C209FF" w:rsidP="00DD36A6">
            <w:pPr>
              <w:spacing w:after="0" w:line="240" w:lineRule="auto"/>
              <w:rPr>
                <w:rFonts w:ascii="Arial" w:hAnsi="Arial" w:cs="Arial"/>
                <w:b/>
                <w:bCs/>
                <w:sz w:val="24"/>
                <w:szCs w:val="24"/>
              </w:rPr>
            </w:pPr>
          </w:p>
        </w:tc>
        <w:tc>
          <w:tcPr>
            <w:tcW w:w="360" w:type="dxa"/>
          </w:tcPr>
          <w:p w14:paraId="0CFBE3FE" w14:textId="77777777" w:rsidR="00C209FF" w:rsidRDefault="00C209FF" w:rsidP="00DD36A6">
            <w:pPr>
              <w:spacing w:after="0" w:line="240" w:lineRule="auto"/>
              <w:rPr>
                <w:rFonts w:ascii="Arial" w:hAnsi="Arial" w:cs="Arial"/>
                <w:b/>
                <w:bCs/>
                <w:sz w:val="24"/>
                <w:szCs w:val="24"/>
              </w:rPr>
            </w:pPr>
          </w:p>
        </w:tc>
        <w:tc>
          <w:tcPr>
            <w:tcW w:w="360" w:type="dxa"/>
          </w:tcPr>
          <w:p w14:paraId="36662DA3" w14:textId="77777777" w:rsidR="00C209FF" w:rsidRDefault="00C209FF" w:rsidP="00DD36A6">
            <w:pPr>
              <w:spacing w:after="0" w:line="240" w:lineRule="auto"/>
              <w:rPr>
                <w:rFonts w:ascii="Arial" w:hAnsi="Arial" w:cs="Arial"/>
                <w:b/>
                <w:bCs/>
                <w:sz w:val="24"/>
                <w:szCs w:val="24"/>
              </w:rPr>
            </w:pPr>
          </w:p>
        </w:tc>
        <w:tc>
          <w:tcPr>
            <w:tcW w:w="360" w:type="dxa"/>
          </w:tcPr>
          <w:p w14:paraId="08F1A00F" w14:textId="77777777" w:rsidR="00C209FF" w:rsidRDefault="00C209FF" w:rsidP="00DD36A6">
            <w:pPr>
              <w:spacing w:after="0" w:line="240" w:lineRule="auto"/>
              <w:rPr>
                <w:rFonts w:ascii="Arial" w:hAnsi="Arial" w:cs="Arial"/>
                <w:b/>
                <w:bCs/>
                <w:sz w:val="24"/>
                <w:szCs w:val="24"/>
              </w:rPr>
            </w:pPr>
          </w:p>
        </w:tc>
        <w:tc>
          <w:tcPr>
            <w:tcW w:w="360" w:type="dxa"/>
          </w:tcPr>
          <w:p w14:paraId="38960AC2" w14:textId="77777777" w:rsidR="00C209FF" w:rsidRDefault="00C209FF" w:rsidP="00DD36A6">
            <w:pPr>
              <w:spacing w:after="0" w:line="240" w:lineRule="auto"/>
              <w:rPr>
                <w:rFonts w:ascii="Arial" w:hAnsi="Arial" w:cs="Arial"/>
                <w:b/>
                <w:bCs/>
                <w:sz w:val="24"/>
                <w:szCs w:val="24"/>
              </w:rPr>
            </w:pPr>
          </w:p>
        </w:tc>
        <w:tc>
          <w:tcPr>
            <w:tcW w:w="360" w:type="dxa"/>
          </w:tcPr>
          <w:p w14:paraId="6F278DDD" w14:textId="77777777" w:rsidR="00C209FF" w:rsidRDefault="00C209FF" w:rsidP="00DD36A6">
            <w:pPr>
              <w:spacing w:after="0" w:line="240" w:lineRule="auto"/>
              <w:rPr>
                <w:rFonts w:ascii="Arial" w:hAnsi="Arial" w:cs="Arial"/>
                <w:b/>
                <w:bCs/>
                <w:sz w:val="24"/>
                <w:szCs w:val="24"/>
              </w:rPr>
            </w:pPr>
          </w:p>
        </w:tc>
      </w:tr>
      <w:tr w:rsidR="00C209FF" w14:paraId="74B3EEB4" w14:textId="77777777" w:rsidTr="00DD36A6">
        <w:trPr>
          <w:trHeight w:val="56"/>
        </w:trPr>
        <w:tc>
          <w:tcPr>
            <w:tcW w:w="3325" w:type="dxa"/>
          </w:tcPr>
          <w:p w14:paraId="7DBD9C20" w14:textId="77777777" w:rsidR="00C209FF" w:rsidRDefault="00C209FF" w:rsidP="00DD36A6">
            <w:pPr>
              <w:spacing w:after="0" w:line="240" w:lineRule="auto"/>
              <w:rPr>
                <w:rFonts w:ascii="Arial" w:hAnsi="Arial" w:cs="Arial"/>
                <w:sz w:val="24"/>
                <w:szCs w:val="24"/>
              </w:rPr>
            </w:pPr>
            <w:r>
              <w:rPr>
                <w:rFonts w:ascii="Arial" w:hAnsi="Arial" w:cs="Arial"/>
                <w:sz w:val="24"/>
                <w:szCs w:val="24"/>
              </w:rPr>
              <w:t>WORKFLOW</w:t>
            </w:r>
          </w:p>
        </w:tc>
        <w:tc>
          <w:tcPr>
            <w:tcW w:w="360" w:type="dxa"/>
          </w:tcPr>
          <w:p w14:paraId="6E1B69F7" w14:textId="77777777" w:rsidR="00C209FF" w:rsidRDefault="00C209FF" w:rsidP="00DD36A6">
            <w:pPr>
              <w:spacing w:after="0" w:line="240" w:lineRule="auto"/>
              <w:rPr>
                <w:rFonts w:ascii="Arial" w:hAnsi="Arial" w:cs="Arial"/>
                <w:b/>
                <w:bCs/>
                <w:sz w:val="24"/>
                <w:szCs w:val="24"/>
              </w:rPr>
            </w:pPr>
          </w:p>
        </w:tc>
        <w:tc>
          <w:tcPr>
            <w:tcW w:w="360" w:type="dxa"/>
          </w:tcPr>
          <w:p w14:paraId="2CBD09C4" w14:textId="77777777" w:rsidR="00C209FF" w:rsidRDefault="00C209FF" w:rsidP="00DD36A6">
            <w:pPr>
              <w:spacing w:after="0" w:line="240" w:lineRule="auto"/>
              <w:rPr>
                <w:rFonts w:ascii="Arial" w:hAnsi="Arial" w:cs="Arial"/>
                <w:b/>
                <w:bCs/>
                <w:sz w:val="24"/>
                <w:szCs w:val="24"/>
              </w:rPr>
            </w:pPr>
          </w:p>
        </w:tc>
        <w:tc>
          <w:tcPr>
            <w:tcW w:w="360" w:type="dxa"/>
          </w:tcPr>
          <w:p w14:paraId="6B2C605E" w14:textId="77777777" w:rsidR="00C209FF" w:rsidRDefault="00C209FF" w:rsidP="00DD36A6">
            <w:pPr>
              <w:spacing w:after="0" w:line="240" w:lineRule="auto"/>
              <w:rPr>
                <w:rFonts w:ascii="Arial" w:hAnsi="Arial" w:cs="Arial"/>
                <w:b/>
                <w:bCs/>
                <w:sz w:val="24"/>
                <w:szCs w:val="24"/>
              </w:rPr>
            </w:pPr>
          </w:p>
        </w:tc>
        <w:tc>
          <w:tcPr>
            <w:tcW w:w="360" w:type="dxa"/>
          </w:tcPr>
          <w:p w14:paraId="2079F0E2" w14:textId="77777777" w:rsidR="00C209FF" w:rsidRDefault="00C209FF" w:rsidP="00DD36A6">
            <w:pPr>
              <w:spacing w:after="0" w:line="240" w:lineRule="auto"/>
              <w:rPr>
                <w:rFonts w:ascii="Arial" w:hAnsi="Arial" w:cs="Arial"/>
                <w:b/>
                <w:bCs/>
                <w:sz w:val="24"/>
                <w:szCs w:val="24"/>
              </w:rPr>
            </w:pPr>
          </w:p>
        </w:tc>
        <w:tc>
          <w:tcPr>
            <w:tcW w:w="360" w:type="dxa"/>
          </w:tcPr>
          <w:p w14:paraId="011AD5F6" w14:textId="77777777" w:rsidR="00C209FF" w:rsidRDefault="00C209FF" w:rsidP="00DD36A6">
            <w:pPr>
              <w:spacing w:after="0" w:line="240" w:lineRule="auto"/>
              <w:rPr>
                <w:rFonts w:ascii="Arial" w:hAnsi="Arial" w:cs="Arial"/>
                <w:b/>
                <w:bCs/>
                <w:sz w:val="24"/>
                <w:szCs w:val="24"/>
              </w:rPr>
            </w:pPr>
          </w:p>
        </w:tc>
        <w:tc>
          <w:tcPr>
            <w:tcW w:w="360" w:type="dxa"/>
          </w:tcPr>
          <w:p w14:paraId="7D8EF942" w14:textId="77777777" w:rsidR="00C209FF" w:rsidRDefault="00C209FF" w:rsidP="00DD36A6">
            <w:pPr>
              <w:spacing w:after="0" w:line="240" w:lineRule="auto"/>
              <w:rPr>
                <w:rFonts w:ascii="Arial" w:hAnsi="Arial" w:cs="Arial"/>
                <w:b/>
                <w:bCs/>
                <w:sz w:val="24"/>
                <w:szCs w:val="24"/>
              </w:rPr>
            </w:pPr>
          </w:p>
        </w:tc>
        <w:tc>
          <w:tcPr>
            <w:tcW w:w="360" w:type="dxa"/>
          </w:tcPr>
          <w:p w14:paraId="70FD5056" w14:textId="77777777" w:rsidR="00C209FF" w:rsidRDefault="00C209FF" w:rsidP="00DD36A6">
            <w:pPr>
              <w:spacing w:after="0" w:line="240" w:lineRule="auto"/>
              <w:rPr>
                <w:rFonts w:ascii="Arial" w:hAnsi="Arial" w:cs="Arial"/>
                <w:b/>
                <w:bCs/>
                <w:sz w:val="24"/>
                <w:szCs w:val="24"/>
              </w:rPr>
            </w:pPr>
          </w:p>
        </w:tc>
        <w:tc>
          <w:tcPr>
            <w:tcW w:w="360" w:type="dxa"/>
          </w:tcPr>
          <w:p w14:paraId="40FFE642" w14:textId="77777777" w:rsidR="00C209FF" w:rsidRDefault="00C209FF" w:rsidP="00DD36A6">
            <w:pPr>
              <w:spacing w:after="0" w:line="240" w:lineRule="auto"/>
              <w:rPr>
                <w:rFonts w:ascii="Arial" w:hAnsi="Arial" w:cs="Arial"/>
                <w:b/>
                <w:bCs/>
                <w:sz w:val="24"/>
                <w:szCs w:val="24"/>
              </w:rPr>
            </w:pPr>
          </w:p>
        </w:tc>
        <w:tc>
          <w:tcPr>
            <w:tcW w:w="360" w:type="dxa"/>
          </w:tcPr>
          <w:p w14:paraId="343144EC" w14:textId="77777777" w:rsidR="00C209FF" w:rsidRDefault="00C209FF" w:rsidP="00DD36A6">
            <w:pPr>
              <w:spacing w:after="0" w:line="240" w:lineRule="auto"/>
              <w:rPr>
                <w:rFonts w:ascii="Arial" w:hAnsi="Arial" w:cs="Arial"/>
                <w:b/>
                <w:bCs/>
                <w:sz w:val="24"/>
                <w:szCs w:val="24"/>
              </w:rPr>
            </w:pPr>
          </w:p>
        </w:tc>
        <w:tc>
          <w:tcPr>
            <w:tcW w:w="360" w:type="dxa"/>
          </w:tcPr>
          <w:p w14:paraId="612DEE7E" w14:textId="77777777" w:rsidR="00C209FF" w:rsidRDefault="00C209FF" w:rsidP="00DD36A6">
            <w:pPr>
              <w:spacing w:after="0" w:line="240" w:lineRule="auto"/>
              <w:rPr>
                <w:rFonts w:ascii="Arial" w:hAnsi="Arial" w:cs="Arial"/>
                <w:b/>
                <w:bCs/>
                <w:sz w:val="24"/>
                <w:szCs w:val="24"/>
              </w:rPr>
            </w:pPr>
          </w:p>
        </w:tc>
        <w:tc>
          <w:tcPr>
            <w:tcW w:w="360" w:type="dxa"/>
          </w:tcPr>
          <w:p w14:paraId="3A235308" w14:textId="77777777" w:rsidR="00C209FF" w:rsidRDefault="00C209FF" w:rsidP="00DD36A6">
            <w:pPr>
              <w:spacing w:after="0" w:line="240" w:lineRule="auto"/>
              <w:rPr>
                <w:rFonts w:ascii="Arial" w:hAnsi="Arial" w:cs="Arial"/>
                <w:b/>
                <w:bCs/>
                <w:sz w:val="24"/>
                <w:szCs w:val="24"/>
              </w:rPr>
            </w:pPr>
          </w:p>
        </w:tc>
        <w:tc>
          <w:tcPr>
            <w:tcW w:w="360" w:type="dxa"/>
          </w:tcPr>
          <w:p w14:paraId="78352C06" w14:textId="77777777" w:rsidR="00C209FF" w:rsidRDefault="00C209FF" w:rsidP="00DD36A6">
            <w:pPr>
              <w:spacing w:after="0" w:line="240" w:lineRule="auto"/>
              <w:rPr>
                <w:rFonts w:ascii="Arial" w:hAnsi="Arial" w:cs="Arial"/>
                <w:b/>
                <w:bCs/>
                <w:sz w:val="24"/>
                <w:szCs w:val="24"/>
              </w:rPr>
            </w:pPr>
          </w:p>
        </w:tc>
        <w:tc>
          <w:tcPr>
            <w:tcW w:w="360" w:type="dxa"/>
          </w:tcPr>
          <w:p w14:paraId="2AE6E561" w14:textId="77777777" w:rsidR="00C209FF" w:rsidRDefault="00C209FF" w:rsidP="00DD36A6">
            <w:pPr>
              <w:spacing w:after="0" w:line="240" w:lineRule="auto"/>
              <w:rPr>
                <w:rFonts w:ascii="Arial" w:hAnsi="Arial" w:cs="Arial"/>
                <w:b/>
                <w:bCs/>
                <w:sz w:val="24"/>
                <w:szCs w:val="24"/>
              </w:rPr>
            </w:pPr>
          </w:p>
        </w:tc>
        <w:tc>
          <w:tcPr>
            <w:tcW w:w="360" w:type="dxa"/>
          </w:tcPr>
          <w:p w14:paraId="76FA962C" w14:textId="77777777" w:rsidR="00C209FF" w:rsidRDefault="00C209FF" w:rsidP="00DD36A6">
            <w:pPr>
              <w:spacing w:after="0" w:line="240" w:lineRule="auto"/>
              <w:rPr>
                <w:rFonts w:ascii="Arial" w:hAnsi="Arial" w:cs="Arial"/>
                <w:b/>
                <w:bCs/>
                <w:sz w:val="24"/>
                <w:szCs w:val="24"/>
              </w:rPr>
            </w:pPr>
          </w:p>
        </w:tc>
        <w:tc>
          <w:tcPr>
            <w:tcW w:w="360" w:type="dxa"/>
          </w:tcPr>
          <w:p w14:paraId="06601152" w14:textId="77777777" w:rsidR="00C209FF" w:rsidRDefault="00C209FF" w:rsidP="00DD36A6">
            <w:pPr>
              <w:spacing w:after="0" w:line="240" w:lineRule="auto"/>
              <w:rPr>
                <w:rFonts w:ascii="Arial" w:hAnsi="Arial" w:cs="Arial"/>
                <w:b/>
                <w:bCs/>
                <w:sz w:val="24"/>
                <w:szCs w:val="24"/>
              </w:rPr>
            </w:pPr>
          </w:p>
        </w:tc>
        <w:tc>
          <w:tcPr>
            <w:tcW w:w="360" w:type="dxa"/>
          </w:tcPr>
          <w:p w14:paraId="2E8529AB" w14:textId="77777777" w:rsidR="00C209FF" w:rsidRDefault="00C209FF" w:rsidP="00DD36A6">
            <w:pPr>
              <w:spacing w:after="0" w:line="240" w:lineRule="auto"/>
              <w:rPr>
                <w:rFonts w:ascii="Arial" w:hAnsi="Arial" w:cs="Arial"/>
                <w:b/>
                <w:bCs/>
                <w:sz w:val="24"/>
                <w:szCs w:val="24"/>
              </w:rPr>
            </w:pPr>
          </w:p>
        </w:tc>
        <w:tc>
          <w:tcPr>
            <w:tcW w:w="360" w:type="dxa"/>
          </w:tcPr>
          <w:p w14:paraId="459C4569" w14:textId="77777777" w:rsidR="00C209FF" w:rsidRDefault="00C209FF" w:rsidP="00DD36A6">
            <w:pPr>
              <w:spacing w:after="0" w:line="240" w:lineRule="auto"/>
              <w:rPr>
                <w:rFonts w:ascii="Arial" w:hAnsi="Arial" w:cs="Arial"/>
                <w:b/>
                <w:bCs/>
                <w:sz w:val="24"/>
                <w:szCs w:val="24"/>
              </w:rPr>
            </w:pPr>
          </w:p>
        </w:tc>
        <w:tc>
          <w:tcPr>
            <w:tcW w:w="360" w:type="dxa"/>
          </w:tcPr>
          <w:p w14:paraId="171FA124" w14:textId="77777777" w:rsidR="00C209FF" w:rsidRDefault="00C209FF" w:rsidP="00DD36A6">
            <w:pPr>
              <w:spacing w:after="0" w:line="240" w:lineRule="auto"/>
              <w:rPr>
                <w:rFonts w:ascii="Arial" w:hAnsi="Arial" w:cs="Arial"/>
                <w:b/>
                <w:bCs/>
                <w:sz w:val="24"/>
                <w:szCs w:val="24"/>
              </w:rPr>
            </w:pPr>
          </w:p>
        </w:tc>
        <w:tc>
          <w:tcPr>
            <w:tcW w:w="360" w:type="dxa"/>
          </w:tcPr>
          <w:p w14:paraId="3375AD4F" w14:textId="77777777" w:rsidR="00C209FF" w:rsidRDefault="00C209FF" w:rsidP="00DD36A6">
            <w:pPr>
              <w:spacing w:after="0" w:line="240" w:lineRule="auto"/>
              <w:rPr>
                <w:rFonts w:ascii="Arial" w:hAnsi="Arial" w:cs="Arial"/>
                <w:b/>
                <w:bCs/>
                <w:sz w:val="24"/>
                <w:szCs w:val="24"/>
              </w:rPr>
            </w:pPr>
          </w:p>
        </w:tc>
        <w:tc>
          <w:tcPr>
            <w:tcW w:w="360" w:type="dxa"/>
          </w:tcPr>
          <w:p w14:paraId="44867143" w14:textId="77777777" w:rsidR="00C209FF" w:rsidRDefault="00C209FF" w:rsidP="00DD36A6">
            <w:pPr>
              <w:spacing w:after="0" w:line="240" w:lineRule="auto"/>
              <w:rPr>
                <w:rFonts w:ascii="Arial" w:hAnsi="Arial" w:cs="Arial"/>
                <w:b/>
                <w:bCs/>
                <w:sz w:val="24"/>
                <w:szCs w:val="24"/>
              </w:rPr>
            </w:pPr>
          </w:p>
        </w:tc>
      </w:tr>
      <w:tr w:rsidR="00C209FF" w14:paraId="7A279F0D" w14:textId="77777777" w:rsidTr="00DD36A6">
        <w:trPr>
          <w:trHeight w:val="56"/>
        </w:trPr>
        <w:tc>
          <w:tcPr>
            <w:tcW w:w="3325" w:type="dxa"/>
          </w:tcPr>
          <w:p w14:paraId="35D967A7" w14:textId="77777777" w:rsidR="00C209FF" w:rsidRDefault="00C209FF" w:rsidP="00DD36A6">
            <w:pPr>
              <w:spacing w:after="0" w:line="240" w:lineRule="auto"/>
              <w:rPr>
                <w:rFonts w:ascii="Arial" w:hAnsi="Arial" w:cs="Arial"/>
                <w:sz w:val="24"/>
                <w:szCs w:val="24"/>
              </w:rPr>
            </w:pPr>
            <w:r>
              <w:rPr>
                <w:rFonts w:ascii="Arial" w:hAnsi="Arial" w:cs="Arial"/>
                <w:sz w:val="24"/>
                <w:szCs w:val="24"/>
              </w:rPr>
              <w:t>PROPOSED FLOWCHART</w:t>
            </w:r>
          </w:p>
        </w:tc>
        <w:tc>
          <w:tcPr>
            <w:tcW w:w="360" w:type="dxa"/>
          </w:tcPr>
          <w:p w14:paraId="706A39AC" w14:textId="77777777" w:rsidR="00C209FF" w:rsidRDefault="00C209FF" w:rsidP="00DD36A6">
            <w:pPr>
              <w:spacing w:after="0" w:line="240" w:lineRule="auto"/>
              <w:rPr>
                <w:rFonts w:ascii="Arial" w:hAnsi="Arial" w:cs="Arial"/>
                <w:b/>
                <w:bCs/>
                <w:sz w:val="24"/>
                <w:szCs w:val="24"/>
              </w:rPr>
            </w:pPr>
          </w:p>
        </w:tc>
        <w:tc>
          <w:tcPr>
            <w:tcW w:w="360" w:type="dxa"/>
          </w:tcPr>
          <w:p w14:paraId="36336AAE" w14:textId="77777777" w:rsidR="00C209FF" w:rsidRDefault="00C209FF" w:rsidP="00DD36A6">
            <w:pPr>
              <w:spacing w:after="0" w:line="240" w:lineRule="auto"/>
              <w:rPr>
                <w:rFonts w:ascii="Arial" w:hAnsi="Arial" w:cs="Arial"/>
                <w:b/>
                <w:bCs/>
                <w:sz w:val="24"/>
                <w:szCs w:val="24"/>
              </w:rPr>
            </w:pPr>
          </w:p>
        </w:tc>
        <w:tc>
          <w:tcPr>
            <w:tcW w:w="360" w:type="dxa"/>
          </w:tcPr>
          <w:p w14:paraId="6D905DF7" w14:textId="77777777" w:rsidR="00C209FF" w:rsidRDefault="00C209FF" w:rsidP="00DD36A6">
            <w:pPr>
              <w:spacing w:after="0" w:line="240" w:lineRule="auto"/>
              <w:rPr>
                <w:rFonts w:ascii="Arial" w:hAnsi="Arial" w:cs="Arial"/>
                <w:b/>
                <w:bCs/>
                <w:sz w:val="24"/>
                <w:szCs w:val="24"/>
              </w:rPr>
            </w:pPr>
          </w:p>
        </w:tc>
        <w:tc>
          <w:tcPr>
            <w:tcW w:w="360" w:type="dxa"/>
          </w:tcPr>
          <w:p w14:paraId="5671B4E1" w14:textId="77777777" w:rsidR="00C209FF" w:rsidRDefault="00C209FF" w:rsidP="00DD36A6">
            <w:pPr>
              <w:spacing w:after="0" w:line="240" w:lineRule="auto"/>
              <w:rPr>
                <w:rFonts w:ascii="Arial" w:hAnsi="Arial" w:cs="Arial"/>
                <w:b/>
                <w:bCs/>
                <w:sz w:val="24"/>
                <w:szCs w:val="24"/>
              </w:rPr>
            </w:pPr>
          </w:p>
        </w:tc>
        <w:tc>
          <w:tcPr>
            <w:tcW w:w="360" w:type="dxa"/>
          </w:tcPr>
          <w:p w14:paraId="63350828" w14:textId="77777777" w:rsidR="00C209FF" w:rsidRDefault="00C209FF" w:rsidP="00DD36A6">
            <w:pPr>
              <w:spacing w:after="0" w:line="240" w:lineRule="auto"/>
              <w:rPr>
                <w:rFonts w:ascii="Arial" w:hAnsi="Arial" w:cs="Arial"/>
                <w:b/>
                <w:bCs/>
                <w:sz w:val="24"/>
                <w:szCs w:val="24"/>
              </w:rPr>
            </w:pPr>
          </w:p>
        </w:tc>
        <w:tc>
          <w:tcPr>
            <w:tcW w:w="360" w:type="dxa"/>
          </w:tcPr>
          <w:p w14:paraId="0486E05E" w14:textId="77777777" w:rsidR="00C209FF" w:rsidRDefault="00C209FF" w:rsidP="00DD36A6">
            <w:pPr>
              <w:spacing w:after="0" w:line="240" w:lineRule="auto"/>
              <w:rPr>
                <w:rFonts w:ascii="Arial" w:hAnsi="Arial" w:cs="Arial"/>
                <w:b/>
                <w:bCs/>
                <w:sz w:val="24"/>
                <w:szCs w:val="24"/>
              </w:rPr>
            </w:pPr>
          </w:p>
        </w:tc>
        <w:tc>
          <w:tcPr>
            <w:tcW w:w="360" w:type="dxa"/>
          </w:tcPr>
          <w:p w14:paraId="455A36F6" w14:textId="77777777" w:rsidR="00C209FF" w:rsidRDefault="00C209FF" w:rsidP="00DD36A6">
            <w:pPr>
              <w:spacing w:after="0" w:line="240" w:lineRule="auto"/>
              <w:rPr>
                <w:rFonts w:ascii="Arial" w:hAnsi="Arial" w:cs="Arial"/>
                <w:b/>
                <w:bCs/>
                <w:sz w:val="24"/>
                <w:szCs w:val="24"/>
              </w:rPr>
            </w:pPr>
          </w:p>
        </w:tc>
        <w:tc>
          <w:tcPr>
            <w:tcW w:w="360" w:type="dxa"/>
          </w:tcPr>
          <w:p w14:paraId="30FB59C7" w14:textId="77777777" w:rsidR="00C209FF" w:rsidRDefault="00C209FF" w:rsidP="00DD36A6">
            <w:pPr>
              <w:spacing w:after="0" w:line="240" w:lineRule="auto"/>
              <w:rPr>
                <w:rFonts w:ascii="Arial" w:hAnsi="Arial" w:cs="Arial"/>
                <w:b/>
                <w:bCs/>
                <w:sz w:val="24"/>
                <w:szCs w:val="24"/>
              </w:rPr>
            </w:pPr>
          </w:p>
        </w:tc>
        <w:tc>
          <w:tcPr>
            <w:tcW w:w="360" w:type="dxa"/>
          </w:tcPr>
          <w:p w14:paraId="35AFFC0A" w14:textId="77777777" w:rsidR="00C209FF" w:rsidRDefault="00C209FF" w:rsidP="00DD36A6">
            <w:pPr>
              <w:spacing w:after="0" w:line="240" w:lineRule="auto"/>
              <w:rPr>
                <w:rFonts w:ascii="Arial" w:hAnsi="Arial" w:cs="Arial"/>
                <w:b/>
                <w:bCs/>
                <w:sz w:val="24"/>
                <w:szCs w:val="24"/>
              </w:rPr>
            </w:pPr>
          </w:p>
        </w:tc>
        <w:tc>
          <w:tcPr>
            <w:tcW w:w="360" w:type="dxa"/>
          </w:tcPr>
          <w:p w14:paraId="3B64CFD1" w14:textId="77777777" w:rsidR="00C209FF" w:rsidRDefault="00C209FF" w:rsidP="00DD36A6">
            <w:pPr>
              <w:spacing w:after="0" w:line="240" w:lineRule="auto"/>
              <w:rPr>
                <w:rFonts w:ascii="Arial" w:hAnsi="Arial" w:cs="Arial"/>
                <w:b/>
                <w:bCs/>
                <w:sz w:val="24"/>
                <w:szCs w:val="24"/>
              </w:rPr>
            </w:pPr>
          </w:p>
        </w:tc>
        <w:tc>
          <w:tcPr>
            <w:tcW w:w="360" w:type="dxa"/>
          </w:tcPr>
          <w:p w14:paraId="25856A02" w14:textId="77777777" w:rsidR="00C209FF" w:rsidRDefault="00C209FF" w:rsidP="00DD36A6">
            <w:pPr>
              <w:spacing w:after="0" w:line="240" w:lineRule="auto"/>
              <w:rPr>
                <w:rFonts w:ascii="Arial" w:hAnsi="Arial" w:cs="Arial"/>
                <w:b/>
                <w:bCs/>
                <w:sz w:val="24"/>
                <w:szCs w:val="24"/>
              </w:rPr>
            </w:pPr>
          </w:p>
        </w:tc>
        <w:tc>
          <w:tcPr>
            <w:tcW w:w="360" w:type="dxa"/>
          </w:tcPr>
          <w:p w14:paraId="0A40837B" w14:textId="77777777" w:rsidR="00C209FF" w:rsidRDefault="00C209FF" w:rsidP="00DD36A6">
            <w:pPr>
              <w:spacing w:after="0" w:line="240" w:lineRule="auto"/>
              <w:rPr>
                <w:rFonts w:ascii="Arial" w:hAnsi="Arial" w:cs="Arial"/>
                <w:b/>
                <w:bCs/>
                <w:sz w:val="24"/>
                <w:szCs w:val="24"/>
              </w:rPr>
            </w:pPr>
          </w:p>
        </w:tc>
        <w:tc>
          <w:tcPr>
            <w:tcW w:w="360" w:type="dxa"/>
          </w:tcPr>
          <w:p w14:paraId="6800B45D" w14:textId="77777777" w:rsidR="00C209FF" w:rsidRDefault="00C209FF" w:rsidP="00DD36A6">
            <w:pPr>
              <w:spacing w:after="0" w:line="240" w:lineRule="auto"/>
              <w:rPr>
                <w:rFonts w:ascii="Arial" w:hAnsi="Arial" w:cs="Arial"/>
                <w:b/>
                <w:bCs/>
                <w:sz w:val="24"/>
                <w:szCs w:val="24"/>
              </w:rPr>
            </w:pPr>
          </w:p>
        </w:tc>
        <w:tc>
          <w:tcPr>
            <w:tcW w:w="360" w:type="dxa"/>
          </w:tcPr>
          <w:p w14:paraId="7E1433D7" w14:textId="77777777" w:rsidR="00C209FF" w:rsidRDefault="00C209FF" w:rsidP="00DD36A6">
            <w:pPr>
              <w:spacing w:after="0" w:line="240" w:lineRule="auto"/>
              <w:rPr>
                <w:rFonts w:ascii="Arial" w:hAnsi="Arial" w:cs="Arial"/>
                <w:b/>
                <w:bCs/>
                <w:sz w:val="24"/>
                <w:szCs w:val="24"/>
              </w:rPr>
            </w:pPr>
          </w:p>
        </w:tc>
        <w:tc>
          <w:tcPr>
            <w:tcW w:w="360" w:type="dxa"/>
          </w:tcPr>
          <w:p w14:paraId="6815BA10" w14:textId="77777777" w:rsidR="00C209FF" w:rsidRDefault="00C209FF" w:rsidP="00DD36A6">
            <w:pPr>
              <w:spacing w:after="0" w:line="240" w:lineRule="auto"/>
              <w:rPr>
                <w:rFonts w:ascii="Arial" w:hAnsi="Arial" w:cs="Arial"/>
                <w:b/>
                <w:bCs/>
                <w:sz w:val="24"/>
                <w:szCs w:val="24"/>
              </w:rPr>
            </w:pPr>
          </w:p>
        </w:tc>
        <w:tc>
          <w:tcPr>
            <w:tcW w:w="360" w:type="dxa"/>
          </w:tcPr>
          <w:p w14:paraId="248FD480" w14:textId="77777777" w:rsidR="00C209FF" w:rsidRDefault="00C209FF" w:rsidP="00DD36A6">
            <w:pPr>
              <w:spacing w:after="0" w:line="240" w:lineRule="auto"/>
              <w:rPr>
                <w:rFonts w:ascii="Arial" w:hAnsi="Arial" w:cs="Arial"/>
                <w:b/>
                <w:bCs/>
                <w:sz w:val="24"/>
                <w:szCs w:val="24"/>
              </w:rPr>
            </w:pPr>
          </w:p>
        </w:tc>
        <w:tc>
          <w:tcPr>
            <w:tcW w:w="360" w:type="dxa"/>
          </w:tcPr>
          <w:p w14:paraId="3CD8006D" w14:textId="77777777" w:rsidR="00C209FF" w:rsidRDefault="00C209FF" w:rsidP="00DD36A6">
            <w:pPr>
              <w:spacing w:after="0" w:line="240" w:lineRule="auto"/>
              <w:rPr>
                <w:rFonts w:ascii="Arial" w:hAnsi="Arial" w:cs="Arial"/>
                <w:b/>
                <w:bCs/>
                <w:sz w:val="24"/>
                <w:szCs w:val="24"/>
              </w:rPr>
            </w:pPr>
          </w:p>
        </w:tc>
        <w:tc>
          <w:tcPr>
            <w:tcW w:w="360" w:type="dxa"/>
          </w:tcPr>
          <w:p w14:paraId="45952BD7" w14:textId="77777777" w:rsidR="00C209FF" w:rsidRDefault="00C209FF" w:rsidP="00DD36A6">
            <w:pPr>
              <w:spacing w:after="0" w:line="240" w:lineRule="auto"/>
              <w:rPr>
                <w:rFonts w:ascii="Arial" w:hAnsi="Arial" w:cs="Arial"/>
                <w:b/>
                <w:bCs/>
                <w:sz w:val="24"/>
                <w:szCs w:val="24"/>
              </w:rPr>
            </w:pPr>
          </w:p>
        </w:tc>
        <w:tc>
          <w:tcPr>
            <w:tcW w:w="360" w:type="dxa"/>
          </w:tcPr>
          <w:p w14:paraId="06BFB392" w14:textId="77777777" w:rsidR="00C209FF" w:rsidRDefault="00C209FF" w:rsidP="00DD36A6">
            <w:pPr>
              <w:spacing w:after="0" w:line="240" w:lineRule="auto"/>
              <w:rPr>
                <w:rFonts w:ascii="Arial" w:hAnsi="Arial" w:cs="Arial"/>
                <w:b/>
                <w:bCs/>
                <w:sz w:val="24"/>
                <w:szCs w:val="24"/>
              </w:rPr>
            </w:pPr>
          </w:p>
        </w:tc>
        <w:tc>
          <w:tcPr>
            <w:tcW w:w="360" w:type="dxa"/>
          </w:tcPr>
          <w:p w14:paraId="0358A110" w14:textId="77777777" w:rsidR="00C209FF" w:rsidRDefault="00C209FF" w:rsidP="00DD36A6">
            <w:pPr>
              <w:spacing w:after="0" w:line="240" w:lineRule="auto"/>
              <w:rPr>
                <w:rFonts w:ascii="Arial" w:hAnsi="Arial" w:cs="Arial"/>
                <w:b/>
                <w:bCs/>
                <w:sz w:val="24"/>
                <w:szCs w:val="24"/>
              </w:rPr>
            </w:pPr>
          </w:p>
        </w:tc>
      </w:tr>
      <w:tr w:rsidR="00C209FF" w14:paraId="4E05456E" w14:textId="77777777" w:rsidTr="00DD36A6">
        <w:trPr>
          <w:trHeight w:val="56"/>
        </w:trPr>
        <w:tc>
          <w:tcPr>
            <w:tcW w:w="3325" w:type="dxa"/>
          </w:tcPr>
          <w:p w14:paraId="5D0DB76C" w14:textId="77777777" w:rsidR="00C209FF" w:rsidRDefault="00C209FF" w:rsidP="00DD36A6">
            <w:pPr>
              <w:spacing w:after="0" w:line="240" w:lineRule="auto"/>
              <w:rPr>
                <w:rFonts w:ascii="Arial" w:hAnsi="Arial" w:cs="Arial"/>
                <w:sz w:val="24"/>
                <w:szCs w:val="24"/>
              </w:rPr>
            </w:pPr>
            <w:r>
              <w:rPr>
                <w:rFonts w:ascii="Arial" w:hAnsi="Arial" w:cs="Arial"/>
                <w:sz w:val="24"/>
                <w:szCs w:val="24"/>
              </w:rPr>
              <w:t>SYSTEM ARCHITECTURE</w:t>
            </w:r>
          </w:p>
        </w:tc>
        <w:tc>
          <w:tcPr>
            <w:tcW w:w="360" w:type="dxa"/>
          </w:tcPr>
          <w:p w14:paraId="72429441" w14:textId="77777777" w:rsidR="00C209FF" w:rsidRDefault="00C209FF" w:rsidP="00DD36A6">
            <w:pPr>
              <w:spacing w:after="0" w:line="240" w:lineRule="auto"/>
              <w:rPr>
                <w:rFonts w:ascii="Arial" w:hAnsi="Arial" w:cs="Arial"/>
                <w:b/>
                <w:bCs/>
                <w:sz w:val="24"/>
                <w:szCs w:val="24"/>
              </w:rPr>
            </w:pPr>
          </w:p>
        </w:tc>
        <w:tc>
          <w:tcPr>
            <w:tcW w:w="360" w:type="dxa"/>
          </w:tcPr>
          <w:p w14:paraId="7F3E82A3" w14:textId="77777777" w:rsidR="00C209FF" w:rsidRDefault="00C209FF" w:rsidP="00DD36A6">
            <w:pPr>
              <w:spacing w:after="0" w:line="240" w:lineRule="auto"/>
              <w:rPr>
                <w:rFonts w:ascii="Arial" w:hAnsi="Arial" w:cs="Arial"/>
                <w:b/>
                <w:bCs/>
                <w:sz w:val="24"/>
                <w:szCs w:val="24"/>
              </w:rPr>
            </w:pPr>
          </w:p>
        </w:tc>
        <w:tc>
          <w:tcPr>
            <w:tcW w:w="360" w:type="dxa"/>
          </w:tcPr>
          <w:p w14:paraId="1C269F54" w14:textId="77777777" w:rsidR="00C209FF" w:rsidRDefault="00C209FF" w:rsidP="00DD36A6">
            <w:pPr>
              <w:spacing w:after="0" w:line="240" w:lineRule="auto"/>
              <w:rPr>
                <w:rFonts w:ascii="Arial" w:hAnsi="Arial" w:cs="Arial"/>
                <w:b/>
                <w:bCs/>
                <w:sz w:val="24"/>
                <w:szCs w:val="24"/>
              </w:rPr>
            </w:pPr>
          </w:p>
        </w:tc>
        <w:tc>
          <w:tcPr>
            <w:tcW w:w="360" w:type="dxa"/>
          </w:tcPr>
          <w:p w14:paraId="10BB1397" w14:textId="77777777" w:rsidR="00C209FF" w:rsidRDefault="00C209FF" w:rsidP="00DD36A6">
            <w:pPr>
              <w:spacing w:after="0" w:line="240" w:lineRule="auto"/>
              <w:rPr>
                <w:rFonts w:ascii="Arial" w:hAnsi="Arial" w:cs="Arial"/>
                <w:b/>
                <w:bCs/>
                <w:sz w:val="24"/>
                <w:szCs w:val="24"/>
              </w:rPr>
            </w:pPr>
          </w:p>
        </w:tc>
        <w:tc>
          <w:tcPr>
            <w:tcW w:w="360" w:type="dxa"/>
          </w:tcPr>
          <w:p w14:paraId="73EB3290" w14:textId="77777777" w:rsidR="00C209FF" w:rsidRDefault="00C209FF" w:rsidP="00DD36A6">
            <w:pPr>
              <w:spacing w:after="0" w:line="240" w:lineRule="auto"/>
              <w:rPr>
                <w:rFonts w:ascii="Arial" w:hAnsi="Arial" w:cs="Arial"/>
                <w:b/>
                <w:bCs/>
                <w:sz w:val="24"/>
                <w:szCs w:val="24"/>
              </w:rPr>
            </w:pPr>
          </w:p>
        </w:tc>
        <w:tc>
          <w:tcPr>
            <w:tcW w:w="360" w:type="dxa"/>
          </w:tcPr>
          <w:p w14:paraId="20FFACAF" w14:textId="77777777" w:rsidR="00C209FF" w:rsidRDefault="00C209FF" w:rsidP="00DD36A6">
            <w:pPr>
              <w:spacing w:after="0" w:line="240" w:lineRule="auto"/>
              <w:rPr>
                <w:rFonts w:ascii="Arial" w:hAnsi="Arial" w:cs="Arial"/>
                <w:b/>
                <w:bCs/>
                <w:sz w:val="24"/>
                <w:szCs w:val="24"/>
              </w:rPr>
            </w:pPr>
          </w:p>
        </w:tc>
        <w:tc>
          <w:tcPr>
            <w:tcW w:w="360" w:type="dxa"/>
          </w:tcPr>
          <w:p w14:paraId="0B907E7C" w14:textId="77777777" w:rsidR="00C209FF" w:rsidRDefault="00C209FF" w:rsidP="00DD36A6">
            <w:pPr>
              <w:spacing w:after="0" w:line="240" w:lineRule="auto"/>
              <w:rPr>
                <w:rFonts w:ascii="Arial" w:hAnsi="Arial" w:cs="Arial"/>
                <w:b/>
                <w:bCs/>
                <w:sz w:val="24"/>
                <w:szCs w:val="24"/>
              </w:rPr>
            </w:pPr>
          </w:p>
        </w:tc>
        <w:tc>
          <w:tcPr>
            <w:tcW w:w="360" w:type="dxa"/>
          </w:tcPr>
          <w:p w14:paraId="41510468" w14:textId="77777777" w:rsidR="00C209FF" w:rsidRDefault="00C209FF" w:rsidP="00DD36A6">
            <w:pPr>
              <w:spacing w:after="0" w:line="240" w:lineRule="auto"/>
              <w:rPr>
                <w:rFonts w:ascii="Arial" w:hAnsi="Arial" w:cs="Arial"/>
                <w:b/>
                <w:bCs/>
                <w:sz w:val="24"/>
                <w:szCs w:val="24"/>
              </w:rPr>
            </w:pPr>
          </w:p>
        </w:tc>
        <w:tc>
          <w:tcPr>
            <w:tcW w:w="360" w:type="dxa"/>
          </w:tcPr>
          <w:p w14:paraId="5C22EDCF" w14:textId="77777777" w:rsidR="00C209FF" w:rsidRDefault="00C209FF" w:rsidP="00DD36A6">
            <w:pPr>
              <w:spacing w:after="0" w:line="240" w:lineRule="auto"/>
              <w:rPr>
                <w:rFonts w:ascii="Arial" w:hAnsi="Arial" w:cs="Arial"/>
                <w:b/>
                <w:bCs/>
                <w:sz w:val="24"/>
                <w:szCs w:val="24"/>
              </w:rPr>
            </w:pPr>
          </w:p>
        </w:tc>
        <w:tc>
          <w:tcPr>
            <w:tcW w:w="360" w:type="dxa"/>
          </w:tcPr>
          <w:p w14:paraId="430A0AD8" w14:textId="77777777" w:rsidR="00C209FF" w:rsidRDefault="00C209FF" w:rsidP="00DD36A6">
            <w:pPr>
              <w:spacing w:after="0" w:line="240" w:lineRule="auto"/>
              <w:rPr>
                <w:rFonts w:ascii="Arial" w:hAnsi="Arial" w:cs="Arial"/>
                <w:b/>
                <w:bCs/>
                <w:sz w:val="24"/>
                <w:szCs w:val="24"/>
              </w:rPr>
            </w:pPr>
          </w:p>
        </w:tc>
        <w:tc>
          <w:tcPr>
            <w:tcW w:w="360" w:type="dxa"/>
          </w:tcPr>
          <w:p w14:paraId="734EE8D7" w14:textId="77777777" w:rsidR="00C209FF" w:rsidRDefault="00C209FF" w:rsidP="00DD36A6">
            <w:pPr>
              <w:spacing w:after="0" w:line="240" w:lineRule="auto"/>
              <w:rPr>
                <w:rFonts w:ascii="Arial" w:hAnsi="Arial" w:cs="Arial"/>
                <w:b/>
                <w:bCs/>
                <w:sz w:val="24"/>
                <w:szCs w:val="24"/>
              </w:rPr>
            </w:pPr>
          </w:p>
        </w:tc>
        <w:tc>
          <w:tcPr>
            <w:tcW w:w="360" w:type="dxa"/>
          </w:tcPr>
          <w:p w14:paraId="35478148" w14:textId="77777777" w:rsidR="00C209FF" w:rsidRDefault="00C209FF" w:rsidP="00DD36A6">
            <w:pPr>
              <w:spacing w:after="0" w:line="240" w:lineRule="auto"/>
              <w:rPr>
                <w:rFonts w:ascii="Arial" w:hAnsi="Arial" w:cs="Arial"/>
                <w:b/>
                <w:bCs/>
                <w:sz w:val="24"/>
                <w:szCs w:val="24"/>
              </w:rPr>
            </w:pPr>
          </w:p>
        </w:tc>
        <w:tc>
          <w:tcPr>
            <w:tcW w:w="360" w:type="dxa"/>
          </w:tcPr>
          <w:p w14:paraId="133786B1" w14:textId="77777777" w:rsidR="00C209FF" w:rsidRDefault="00C209FF" w:rsidP="00DD36A6">
            <w:pPr>
              <w:spacing w:after="0" w:line="240" w:lineRule="auto"/>
              <w:rPr>
                <w:rFonts w:ascii="Arial" w:hAnsi="Arial" w:cs="Arial"/>
                <w:b/>
                <w:bCs/>
                <w:sz w:val="24"/>
                <w:szCs w:val="24"/>
              </w:rPr>
            </w:pPr>
          </w:p>
        </w:tc>
        <w:tc>
          <w:tcPr>
            <w:tcW w:w="360" w:type="dxa"/>
          </w:tcPr>
          <w:p w14:paraId="5436FE7B" w14:textId="77777777" w:rsidR="00C209FF" w:rsidRDefault="00C209FF" w:rsidP="00DD36A6">
            <w:pPr>
              <w:spacing w:after="0" w:line="240" w:lineRule="auto"/>
              <w:rPr>
                <w:rFonts w:ascii="Arial" w:hAnsi="Arial" w:cs="Arial"/>
                <w:b/>
                <w:bCs/>
                <w:sz w:val="24"/>
                <w:szCs w:val="24"/>
              </w:rPr>
            </w:pPr>
          </w:p>
        </w:tc>
        <w:tc>
          <w:tcPr>
            <w:tcW w:w="360" w:type="dxa"/>
          </w:tcPr>
          <w:p w14:paraId="5CCD87C7" w14:textId="77777777" w:rsidR="00C209FF" w:rsidRDefault="00C209FF" w:rsidP="00DD36A6">
            <w:pPr>
              <w:spacing w:after="0" w:line="240" w:lineRule="auto"/>
              <w:rPr>
                <w:rFonts w:ascii="Arial" w:hAnsi="Arial" w:cs="Arial"/>
                <w:b/>
                <w:bCs/>
                <w:sz w:val="24"/>
                <w:szCs w:val="24"/>
              </w:rPr>
            </w:pPr>
          </w:p>
        </w:tc>
        <w:tc>
          <w:tcPr>
            <w:tcW w:w="360" w:type="dxa"/>
          </w:tcPr>
          <w:p w14:paraId="53DEC7FD" w14:textId="77777777" w:rsidR="00C209FF" w:rsidRDefault="00C209FF" w:rsidP="00DD36A6">
            <w:pPr>
              <w:spacing w:after="0" w:line="240" w:lineRule="auto"/>
              <w:rPr>
                <w:rFonts w:ascii="Arial" w:hAnsi="Arial" w:cs="Arial"/>
                <w:b/>
                <w:bCs/>
                <w:sz w:val="24"/>
                <w:szCs w:val="24"/>
              </w:rPr>
            </w:pPr>
          </w:p>
        </w:tc>
        <w:tc>
          <w:tcPr>
            <w:tcW w:w="360" w:type="dxa"/>
          </w:tcPr>
          <w:p w14:paraId="24AB27ED" w14:textId="77777777" w:rsidR="00C209FF" w:rsidRDefault="00C209FF" w:rsidP="00DD36A6">
            <w:pPr>
              <w:spacing w:after="0" w:line="240" w:lineRule="auto"/>
              <w:rPr>
                <w:rFonts w:ascii="Arial" w:hAnsi="Arial" w:cs="Arial"/>
                <w:b/>
                <w:bCs/>
                <w:sz w:val="24"/>
                <w:szCs w:val="24"/>
              </w:rPr>
            </w:pPr>
          </w:p>
        </w:tc>
        <w:tc>
          <w:tcPr>
            <w:tcW w:w="360" w:type="dxa"/>
          </w:tcPr>
          <w:p w14:paraId="552781F8" w14:textId="77777777" w:rsidR="00C209FF" w:rsidRDefault="00C209FF" w:rsidP="00DD36A6">
            <w:pPr>
              <w:spacing w:after="0" w:line="240" w:lineRule="auto"/>
              <w:rPr>
                <w:rFonts w:ascii="Arial" w:hAnsi="Arial" w:cs="Arial"/>
                <w:b/>
                <w:bCs/>
                <w:sz w:val="24"/>
                <w:szCs w:val="24"/>
              </w:rPr>
            </w:pPr>
          </w:p>
        </w:tc>
        <w:tc>
          <w:tcPr>
            <w:tcW w:w="360" w:type="dxa"/>
          </w:tcPr>
          <w:p w14:paraId="67B1DCE2" w14:textId="77777777" w:rsidR="00C209FF" w:rsidRDefault="00C209FF" w:rsidP="00DD36A6">
            <w:pPr>
              <w:spacing w:after="0" w:line="240" w:lineRule="auto"/>
              <w:rPr>
                <w:rFonts w:ascii="Arial" w:hAnsi="Arial" w:cs="Arial"/>
                <w:b/>
                <w:bCs/>
                <w:sz w:val="24"/>
                <w:szCs w:val="24"/>
              </w:rPr>
            </w:pPr>
          </w:p>
        </w:tc>
        <w:tc>
          <w:tcPr>
            <w:tcW w:w="360" w:type="dxa"/>
          </w:tcPr>
          <w:p w14:paraId="2D73C97B" w14:textId="77777777" w:rsidR="00C209FF" w:rsidRDefault="00C209FF" w:rsidP="00DD36A6">
            <w:pPr>
              <w:spacing w:after="0" w:line="240" w:lineRule="auto"/>
              <w:rPr>
                <w:rFonts w:ascii="Arial" w:hAnsi="Arial" w:cs="Arial"/>
                <w:b/>
                <w:bCs/>
                <w:sz w:val="24"/>
                <w:szCs w:val="24"/>
              </w:rPr>
            </w:pPr>
          </w:p>
        </w:tc>
      </w:tr>
      <w:tr w:rsidR="00C209FF" w14:paraId="4C9B4AD0" w14:textId="77777777" w:rsidTr="00DD36A6">
        <w:trPr>
          <w:trHeight w:val="56"/>
        </w:trPr>
        <w:tc>
          <w:tcPr>
            <w:tcW w:w="3325" w:type="dxa"/>
          </w:tcPr>
          <w:p w14:paraId="3B456D52" w14:textId="77777777" w:rsidR="00C209FF" w:rsidRDefault="00C209FF" w:rsidP="00DD36A6">
            <w:pPr>
              <w:spacing w:after="0" w:line="240" w:lineRule="auto"/>
              <w:rPr>
                <w:rFonts w:ascii="Arial" w:hAnsi="Arial" w:cs="Arial"/>
                <w:sz w:val="24"/>
                <w:szCs w:val="24"/>
              </w:rPr>
            </w:pPr>
            <w:r>
              <w:rPr>
                <w:rFonts w:ascii="Arial" w:hAnsi="Arial" w:cs="Arial"/>
                <w:sz w:val="24"/>
                <w:szCs w:val="24"/>
              </w:rPr>
              <w:t>CONTEXT DIAGRAM</w:t>
            </w:r>
          </w:p>
        </w:tc>
        <w:tc>
          <w:tcPr>
            <w:tcW w:w="360" w:type="dxa"/>
          </w:tcPr>
          <w:p w14:paraId="717FACE4" w14:textId="77777777" w:rsidR="00C209FF" w:rsidRDefault="00C209FF" w:rsidP="00DD36A6">
            <w:pPr>
              <w:spacing w:after="0" w:line="240" w:lineRule="auto"/>
              <w:rPr>
                <w:rFonts w:ascii="Arial" w:hAnsi="Arial" w:cs="Arial"/>
                <w:b/>
                <w:bCs/>
                <w:sz w:val="24"/>
                <w:szCs w:val="24"/>
              </w:rPr>
            </w:pPr>
          </w:p>
        </w:tc>
        <w:tc>
          <w:tcPr>
            <w:tcW w:w="360" w:type="dxa"/>
          </w:tcPr>
          <w:p w14:paraId="4A189951" w14:textId="77777777" w:rsidR="00C209FF" w:rsidRDefault="00C209FF" w:rsidP="00DD36A6">
            <w:pPr>
              <w:spacing w:after="0" w:line="240" w:lineRule="auto"/>
              <w:rPr>
                <w:rFonts w:ascii="Arial" w:hAnsi="Arial" w:cs="Arial"/>
                <w:b/>
                <w:bCs/>
                <w:sz w:val="24"/>
                <w:szCs w:val="24"/>
              </w:rPr>
            </w:pPr>
          </w:p>
        </w:tc>
        <w:tc>
          <w:tcPr>
            <w:tcW w:w="360" w:type="dxa"/>
          </w:tcPr>
          <w:p w14:paraId="2CBEA73F" w14:textId="77777777" w:rsidR="00C209FF" w:rsidRDefault="00C209FF" w:rsidP="00DD36A6">
            <w:pPr>
              <w:spacing w:after="0" w:line="240" w:lineRule="auto"/>
              <w:rPr>
                <w:rFonts w:ascii="Arial" w:hAnsi="Arial" w:cs="Arial"/>
                <w:b/>
                <w:bCs/>
                <w:sz w:val="24"/>
                <w:szCs w:val="24"/>
              </w:rPr>
            </w:pPr>
          </w:p>
        </w:tc>
        <w:tc>
          <w:tcPr>
            <w:tcW w:w="360" w:type="dxa"/>
          </w:tcPr>
          <w:p w14:paraId="2922E82A" w14:textId="77777777" w:rsidR="00C209FF" w:rsidRDefault="00C209FF" w:rsidP="00DD36A6">
            <w:pPr>
              <w:spacing w:after="0" w:line="240" w:lineRule="auto"/>
              <w:rPr>
                <w:rFonts w:ascii="Arial" w:hAnsi="Arial" w:cs="Arial"/>
                <w:b/>
                <w:bCs/>
                <w:sz w:val="24"/>
                <w:szCs w:val="24"/>
              </w:rPr>
            </w:pPr>
          </w:p>
        </w:tc>
        <w:tc>
          <w:tcPr>
            <w:tcW w:w="360" w:type="dxa"/>
          </w:tcPr>
          <w:p w14:paraId="3B3169A7" w14:textId="77777777" w:rsidR="00C209FF" w:rsidRDefault="00C209FF" w:rsidP="00DD36A6">
            <w:pPr>
              <w:spacing w:after="0" w:line="240" w:lineRule="auto"/>
              <w:rPr>
                <w:rFonts w:ascii="Arial" w:hAnsi="Arial" w:cs="Arial"/>
                <w:b/>
                <w:bCs/>
                <w:sz w:val="24"/>
                <w:szCs w:val="24"/>
              </w:rPr>
            </w:pPr>
          </w:p>
        </w:tc>
        <w:tc>
          <w:tcPr>
            <w:tcW w:w="360" w:type="dxa"/>
          </w:tcPr>
          <w:p w14:paraId="71AEEFB3" w14:textId="77777777" w:rsidR="00C209FF" w:rsidRDefault="00C209FF" w:rsidP="00DD36A6">
            <w:pPr>
              <w:spacing w:after="0" w:line="240" w:lineRule="auto"/>
              <w:rPr>
                <w:rFonts w:ascii="Arial" w:hAnsi="Arial" w:cs="Arial"/>
                <w:b/>
                <w:bCs/>
                <w:sz w:val="24"/>
                <w:szCs w:val="24"/>
              </w:rPr>
            </w:pPr>
          </w:p>
        </w:tc>
        <w:tc>
          <w:tcPr>
            <w:tcW w:w="360" w:type="dxa"/>
          </w:tcPr>
          <w:p w14:paraId="5F2EA388" w14:textId="77777777" w:rsidR="00C209FF" w:rsidRDefault="00C209FF" w:rsidP="00DD36A6">
            <w:pPr>
              <w:spacing w:after="0" w:line="240" w:lineRule="auto"/>
              <w:rPr>
                <w:rFonts w:ascii="Arial" w:hAnsi="Arial" w:cs="Arial"/>
                <w:b/>
                <w:bCs/>
                <w:sz w:val="24"/>
                <w:szCs w:val="24"/>
              </w:rPr>
            </w:pPr>
          </w:p>
        </w:tc>
        <w:tc>
          <w:tcPr>
            <w:tcW w:w="360" w:type="dxa"/>
          </w:tcPr>
          <w:p w14:paraId="1B447BD7" w14:textId="77777777" w:rsidR="00C209FF" w:rsidRDefault="00C209FF" w:rsidP="00DD36A6">
            <w:pPr>
              <w:spacing w:after="0" w:line="240" w:lineRule="auto"/>
              <w:rPr>
                <w:rFonts w:ascii="Arial" w:hAnsi="Arial" w:cs="Arial"/>
                <w:b/>
                <w:bCs/>
                <w:sz w:val="24"/>
                <w:szCs w:val="24"/>
              </w:rPr>
            </w:pPr>
          </w:p>
        </w:tc>
        <w:tc>
          <w:tcPr>
            <w:tcW w:w="360" w:type="dxa"/>
          </w:tcPr>
          <w:p w14:paraId="2D4F9C02" w14:textId="77777777" w:rsidR="00C209FF" w:rsidRDefault="00C209FF" w:rsidP="00DD36A6">
            <w:pPr>
              <w:spacing w:after="0" w:line="240" w:lineRule="auto"/>
              <w:rPr>
                <w:rFonts w:ascii="Arial" w:hAnsi="Arial" w:cs="Arial"/>
                <w:b/>
                <w:bCs/>
                <w:sz w:val="24"/>
                <w:szCs w:val="24"/>
              </w:rPr>
            </w:pPr>
          </w:p>
        </w:tc>
        <w:tc>
          <w:tcPr>
            <w:tcW w:w="360" w:type="dxa"/>
          </w:tcPr>
          <w:p w14:paraId="6220B557" w14:textId="77777777" w:rsidR="00C209FF" w:rsidRDefault="00C209FF" w:rsidP="00DD36A6">
            <w:pPr>
              <w:spacing w:after="0" w:line="240" w:lineRule="auto"/>
              <w:rPr>
                <w:rFonts w:ascii="Arial" w:hAnsi="Arial" w:cs="Arial"/>
                <w:b/>
                <w:bCs/>
                <w:sz w:val="24"/>
                <w:szCs w:val="24"/>
              </w:rPr>
            </w:pPr>
          </w:p>
        </w:tc>
        <w:tc>
          <w:tcPr>
            <w:tcW w:w="360" w:type="dxa"/>
          </w:tcPr>
          <w:p w14:paraId="1BD9C8CA" w14:textId="77777777" w:rsidR="00C209FF" w:rsidRDefault="00C209FF" w:rsidP="00DD36A6">
            <w:pPr>
              <w:spacing w:after="0" w:line="240" w:lineRule="auto"/>
              <w:rPr>
                <w:rFonts w:ascii="Arial" w:hAnsi="Arial" w:cs="Arial"/>
                <w:b/>
                <w:bCs/>
                <w:sz w:val="24"/>
                <w:szCs w:val="24"/>
              </w:rPr>
            </w:pPr>
          </w:p>
        </w:tc>
        <w:tc>
          <w:tcPr>
            <w:tcW w:w="360" w:type="dxa"/>
          </w:tcPr>
          <w:p w14:paraId="0CF89C5E" w14:textId="77777777" w:rsidR="00C209FF" w:rsidRDefault="00C209FF" w:rsidP="00DD36A6">
            <w:pPr>
              <w:spacing w:after="0" w:line="240" w:lineRule="auto"/>
              <w:rPr>
                <w:rFonts w:ascii="Arial" w:hAnsi="Arial" w:cs="Arial"/>
                <w:b/>
                <w:bCs/>
                <w:sz w:val="24"/>
                <w:szCs w:val="24"/>
              </w:rPr>
            </w:pPr>
          </w:p>
        </w:tc>
        <w:tc>
          <w:tcPr>
            <w:tcW w:w="360" w:type="dxa"/>
          </w:tcPr>
          <w:p w14:paraId="3893715B" w14:textId="77777777" w:rsidR="00C209FF" w:rsidRDefault="00C209FF" w:rsidP="00DD36A6">
            <w:pPr>
              <w:spacing w:after="0" w:line="240" w:lineRule="auto"/>
              <w:rPr>
                <w:rFonts w:ascii="Arial" w:hAnsi="Arial" w:cs="Arial"/>
                <w:b/>
                <w:bCs/>
                <w:sz w:val="24"/>
                <w:szCs w:val="24"/>
              </w:rPr>
            </w:pPr>
          </w:p>
        </w:tc>
        <w:tc>
          <w:tcPr>
            <w:tcW w:w="360" w:type="dxa"/>
          </w:tcPr>
          <w:p w14:paraId="0B70742C" w14:textId="77777777" w:rsidR="00C209FF" w:rsidRDefault="00C209FF" w:rsidP="00DD36A6">
            <w:pPr>
              <w:spacing w:after="0" w:line="240" w:lineRule="auto"/>
              <w:rPr>
                <w:rFonts w:ascii="Arial" w:hAnsi="Arial" w:cs="Arial"/>
                <w:b/>
                <w:bCs/>
                <w:sz w:val="24"/>
                <w:szCs w:val="24"/>
              </w:rPr>
            </w:pPr>
          </w:p>
        </w:tc>
        <w:tc>
          <w:tcPr>
            <w:tcW w:w="360" w:type="dxa"/>
          </w:tcPr>
          <w:p w14:paraId="742573BA" w14:textId="77777777" w:rsidR="00C209FF" w:rsidRDefault="00C209FF" w:rsidP="00DD36A6">
            <w:pPr>
              <w:spacing w:after="0" w:line="240" w:lineRule="auto"/>
              <w:rPr>
                <w:rFonts w:ascii="Arial" w:hAnsi="Arial" w:cs="Arial"/>
                <w:b/>
                <w:bCs/>
                <w:sz w:val="24"/>
                <w:szCs w:val="24"/>
              </w:rPr>
            </w:pPr>
          </w:p>
        </w:tc>
        <w:tc>
          <w:tcPr>
            <w:tcW w:w="360" w:type="dxa"/>
          </w:tcPr>
          <w:p w14:paraId="5BD5AC2B" w14:textId="77777777" w:rsidR="00C209FF" w:rsidRDefault="00C209FF" w:rsidP="00DD36A6">
            <w:pPr>
              <w:spacing w:after="0" w:line="240" w:lineRule="auto"/>
              <w:rPr>
                <w:rFonts w:ascii="Arial" w:hAnsi="Arial" w:cs="Arial"/>
                <w:b/>
                <w:bCs/>
                <w:sz w:val="24"/>
                <w:szCs w:val="24"/>
              </w:rPr>
            </w:pPr>
          </w:p>
        </w:tc>
        <w:tc>
          <w:tcPr>
            <w:tcW w:w="360" w:type="dxa"/>
          </w:tcPr>
          <w:p w14:paraId="2F3AC25E" w14:textId="77777777" w:rsidR="00C209FF" w:rsidRDefault="00C209FF" w:rsidP="00DD36A6">
            <w:pPr>
              <w:spacing w:after="0" w:line="240" w:lineRule="auto"/>
              <w:rPr>
                <w:rFonts w:ascii="Arial" w:hAnsi="Arial" w:cs="Arial"/>
                <w:b/>
                <w:bCs/>
                <w:sz w:val="24"/>
                <w:szCs w:val="24"/>
              </w:rPr>
            </w:pPr>
          </w:p>
        </w:tc>
        <w:tc>
          <w:tcPr>
            <w:tcW w:w="360" w:type="dxa"/>
          </w:tcPr>
          <w:p w14:paraId="7C3F5454" w14:textId="77777777" w:rsidR="00C209FF" w:rsidRDefault="00C209FF" w:rsidP="00DD36A6">
            <w:pPr>
              <w:spacing w:after="0" w:line="240" w:lineRule="auto"/>
              <w:rPr>
                <w:rFonts w:ascii="Arial" w:hAnsi="Arial" w:cs="Arial"/>
                <w:b/>
                <w:bCs/>
                <w:sz w:val="24"/>
                <w:szCs w:val="24"/>
              </w:rPr>
            </w:pPr>
          </w:p>
        </w:tc>
        <w:tc>
          <w:tcPr>
            <w:tcW w:w="360" w:type="dxa"/>
          </w:tcPr>
          <w:p w14:paraId="249325F6" w14:textId="77777777" w:rsidR="00C209FF" w:rsidRDefault="00C209FF" w:rsidP="00DD36A6">
            <w:pPr>
              <w:spacing w:after="0" w:line="240" w:lineRule="auto"/>
              <w:rPr>
                <w:rFonts w:ascii="Arial" w:hAnsi="Arial" w:cs="Arial"/>
                <w:b/>
                <w:bCs/>
                <w:sz w:val="24"/>
                <w:szCs w:val="24"/>
              </w:rPr>
            </w:pPr>
          </w:p>
        </w:tc>
        <w:tc>
          <w:tcPr>
            <w:tcW w:w="360" w:type="dxa"/>
          </w:tcPr>
          <w:p w14:paraId="3C240331" w14:textId="77777777" w:rsidR="00C209FF" w:rsidRDefault="00C209FF" w:rsidP="00DD36A6">
            <w:pPr>
              <w:spacing w:after="0" w:line="240" w:lineRule="auto"/>
              <w:rPr>
                <w:rFonts w:ascii="Arial" w:hAnsi="Arial" w:cs="Arial"/>
                <w:b/>
                <w:bCs/>
                <w:sz w:val="24"/>
                <w:szCs w:val="24"/>
              </w:rPr>
            </w:pPr>
          </w:p>
        </w:tc>
      </w:tr>
      <w:tr w:rsidR="00C209FF" w14:paraId="08CA596C" w14:textId="77777777" w:rsidTr="00DD36A6">
        <w:trPr>
          <w:trHeight w:val="56"/>
        </w:trPr>
        <w:tc>
          <w:tcPr>
            <w:tcW w:w="3325" w:type="dxa"/>
          </w:tcPr>
          <w:p w14:paraId="7C91E97F" w14:textId="77777777" w:rsidR="00C209FF" w:rsidRDefault="00C209FF" w:rsidP="00DD36A6">
            <w:pPr>
              <w:spacing w:after="0" w:line="240" w:lineRule="auto"/>
              <w:rPr>
                <w:rFonts w:ascii="Arial" w:hAnsi="Arial" w:cs="Arial"/>
                <w:sz w:val="24"/>
                <w:szCs w:val="24"/>
              </w:rPr>
            </w:pPr>
            <w:r>
              <w:rPr>
                <w:rFonts w:ascii="Arial" w:hAnsi="Arial" w:cs="Arial"/>
                <w:sz w:val="24"/>
                <w:szCs w:val="24"/>
              </w:rPr>
              <w:t>DATA FLOW DIAGRAM</w:t>
            </w:r>
          </w:p>
        </w:tc>
        <w:tc>
          <w:tcPr>
            <w:tcW w:w="360" w:type="dxa"/>
          </w:tcPr>
          <w:p w14:paraId="04B7A879" w14:textId="77777777" w:rsidR="00C209FF" w:rsidRDefault="00C209FF" w:rsidP="00DD36A6">
            <w:pPr>
              <w:spacing w:after="0" w:line="240" w:lineRule="auto"/>
              <w:rPr>
                <w:rFonts w:ascii="Arial" w:hAnsi="Arial" w:cs="Arial"/>
                <w:b/>
                <w:bCs/>
                <w:sz w:val="24"/>
                <w:szCs w:val="24"/>
              </w:rPr>
            </w:pPr>
          </w:p>
        </w:tc>
        <w:tc>
          <w:tcPr>
            <w:tcW w:w="360" w:type="dxa"/>
          </w:tcPr>
          <w:p w14:paraId="14C6DCD6" w14:textId="77777777" w:rsidR="00C209FF" w:rsidRDefault="00C209FF" w:rsidP="00DD36A6">
            <w:pPr>
              <w:spacing w:after="0" w:line="240" w:lineRule="auto"/>
              <w:rPr>
                <w:rFonts w:ascii="Arial" w:hAnsi="Arial" w:cs="Arial"/>
                <w:b/>
                <w:bCs/>
                <w:sz w:val="24"/>
                <w:szCs w:val="24"/>
              </w:rPr>
            </w:pPr>
          </w:p>
        </w:tc>
        <w:tc>
          <w:tcPr>
            <w:tcW w:w="360" w:type="dxa"/>
          </w:tcPr>
          <w:p w14:paraId="2C12BE08" w14:textId="77777777" w:rsidR="00C209FF" w:rsidRDefault="00C209FF" w:rsidP="00DD36A6">
            <w:pPr>
              <w:spacing w:after="0" w:line="240" w:lineRule="auto"/>
              <w:rPr>
                <w:rFonts w:ascii="Arial" w:hAnsi="Arial" w:cs="Arial"/>
                <w:b/>
                <w:bCs/>
                <w:sz w:val="24"/>
                <w:szCs w:val="24"/>
              </w:rPr>
            </w:pPr>
          </w:p>
        </w:tc>
        <w:tc>
          <w:tcPr>
            <w:tcW w:w="360" w:type="dxa"/>
          </w:tcPr>
          <w:p w14:paraId="66110CE6" w14:textId="77777777" w:rsidR="00C209FF" w:rsidRDefault="00C209FF" w:rsidP="00DD36A6">
            <w:pPr>
              <w:spacing w:after="0" w:line="240" w:lineRule="auto"/>
              <w:rPr>
                <w:rFonts w:ascii="Arial" w:hAnsi="Arial" w:cs="Arial"/>
                <w:b/>
                <w:bCs/>
                <w:sz w:val="24"/>
                <w:szCs w:val="24"/>
              </w:rPr>
            </w:pPr>
          </w:p>
        </w:tc>
        <w:tc>
          <w:tcPr>
            <w:tcW w:w="360" w:type="dxa"/>
          </w:tcPr>
          <w:p w14:paraId="3728C526" w14:textId="77777777" w:rsidR="00C209FF" w:rsidRDefault="00C209FF" w:rsidP="00DD36A6">
            <w:pPr>
              <w:spacing w:after="0" w:line="240" w:lineRule="auto"/>
              <w:rPr>
                <w:rFonts w:ascii="Arial" w:hAnsi="Arial" w:cs="Arial"/>
                <w:b/>
                <w:bCs/>
                <w:sz w:val="24"/>
                <w:szCs w:val="24"/>
              </w:rPr>
            </w:pPr>
          </w:p>
        </w:tc>
        <w:tc>
          <w:tcPr>
            <w:tcW w:w="360" w:type="dxa"/>
          </w:tcPr>
          <w:p w14:paraId="3220045E" w14:textId="77777777" w:rsidR="00C209FF" w:rsidRDefault="00C209FF" w:rsidP="00DD36A6">
            <w:pPr>
              <w:spacing w:after="0" w:line="240" w:lineRule="auto"/>
              <w:rPr>
                <w:rFonts w:ascii="Arial" w:hAnsi="Arial" w:cs="Arial"/>
                <w:b/>
                <w:bCs/>
                <w:sz w:val="24"/>
                <w:szCs w:val="24"/>
              </w:rPr>
            </w:pPr>
          </w:p>
        </w:tc>
        <w:tc>
          <w:tcPr>
            <w:tcW w:w="360" w:type="dxa"/>
          </w:tcPr>
          <w:p w14:paraId="11546185" w14:textId="77777777" w:rsidR="00C209FF" w:rsidRDefault="00C209FF" w:rsidP="00DD36A6">
            <w:pPr>
              <w:spacing w:after="0" w:line="240" w:lineRule="auto"/>
              <w:rPr>
                <w:rFonts w:ascii="Arial" w:hAnsi="Arial" w:cs="Arial"/>
                <w:b/>
                <w:bCs/>
                <w:sz w:val="24"/>
                <w:szCs w:val="24"/>
              </w:rPr>
            </w:pPr>
          </w:p>
        </w:tc>
        <w:tc>
          <w:tcPr>
            <w:tcW w:w="360" w:type="dxa"/>
          </w:tcPr>
          <w:p w14:paraId="6D2DD6D9" w14:textId="77777777" w:rsidR="00C209FF" w:rsidRDefault="00C209FF" w:rsidP="00DD36A6">
            <w:pPr>
              <w:spacing w:after="0" w:line="240" w:lineRule="auto"/>
              <w:rPr>
                <w:rFonts w:ascii="Arial" w:hAnsi="Arial" w:cs="Arial"/>
                <w:b/>
                <w:bCs/>
                <w:sz w:val="24"/>
                <w:szCs w:val="24"/>
              </w:rPr>
            </w:pPr>
          </w:p>
        </w:tc>
        <w:tc>
          <w:tcPr>
            <w:tcW w:w="360" w:type="dxa"/>
          </w:tcPr>
          <w:p w14:paraId="12983121" w14:textId="77777777" w:rsidR="00C209FF" w:rsidRDefault="00C209FF" w:rsidP="00DD36A6">
            <w:pPr>
              <w:spacing w:after="0" w:line="240" w:lineRule="auto"/>
              <w:rPr>
                <w:rFonts w:ascii="Arial" w:hAnsi="Arial" w:cs="Arial"/>
                <w:b/>
                <w:bCs/>
                <w:sz w:val="24"/>
                <w:szCs w:val="24"/>
              </w:rPr>
            </w:pPr>
          </w:p>
        </w:tc>
        <w:tc>
          <w:tcPr>
            <w:tcW w:w="360" w:type="dxa"/>
          </w:tcPr>
          <w:p w14:paraId="73A180D9" w14:textId="77777777" w:rsidR="00C209FF" w:rsidRDefault="00C209FF" w:rsidP="00DD36A6">
            <w:pPr>
              <w:spacing w:after="0" w:line="240" w:lineRule="auto"/>
              <w:rPr>
                <w:rFonts w:ascii="Arial" w:hAnsi="Arial" w:cs="Arial"/>
                <w:b/>
                <w:bCs/>
                <w:sz w:val="24"/>
                <w:szCs w:val="24"/>
              </w:rPr>
            </w:pPr>
          </w:p>
        </w:tc>
        <w:tc>
          <w:tcPr>
            <w:tcW w:w="360" w:type="dxa"/>
          </w:tcPr>
          <w:p w14:paraId="15D8F813" w14:textId="77777777" w:rsidR="00C209FF" w:rsidRDefault="00C209FF" w:rsidP="00DD36A6">
            <w:pPr>
              <w:spacing w:after="0" w:line="240" w:lineRule="auto"/>
              <w:rPr>
                <w:rFonts w:ascii="Arial" w:hAnsi="Arial" w:cs="Arial"/>
                <w:b/>
                <w:bCs/>
                <w:sz w:val="24"/>
                <w:szCs w:val="24"/>
              </w:rPr>
            </w:pPr>
          </w:p>
        </w:tc>
        <w:tc>
          <w:tcPr>
            <w:tcW w:w="360" w:type="dxa"/>
          </w:tcPr>
          <w:p w14:paraId="3FB1B277" w14:textId="77777777" w:rsidR="00C209FF" w:rsidRDefault="00C209FF" w:rsidP="00DD36A6">
            <w:pPr>
              <w:spacing w:after="0" w:line="240" w:lineRule="auto"/>
              <w:rPr>
                <w:rFonts w:ascii="Arial" w:hAnsi="Arial" w:cs="Arial"/>
                <w:b/>
                <w:bCs/>
                <w:sz w:val="24"/>
                <w:szCs w:val="24"/>
              </w:rPr>
            </w:pPr>
          </w:p>
        </w:tc>
        <w:tc>
          <w:tcPr>
            <w:tcW w:w="360" w:type="dxa"/>
          </w:tcPr>
          <w:p w14:paraId="1F185699" w14:textId="77777777" w:rsidR="00C209FF" w:rsidRDefault="00C209FF" w:rsidP="00DD36A6">
            <w:pPr>
              <w:spacing w:after="0" w:line="240" w:lineRule="auto"/>
              <w:rPr>
                <w:rFonts w:ascii="Arial" w:hAnsi="Arial" w:cs="Arial"/>
                <w:b/>
                <w:bCs/>
                <w:sz w:val="24"/>
                <w:szCs w:val="24"/>
              </w:rPr>
            </w:pPr>
          </w:p>
        </w:tc>
        <w:tc>
          <w:tcPr>
            <w:tcW w:w="360" w:type="dxa"/>
          </w:tcPr>
          <w:p w14:paraId="03BEFD7C" w14:textId="77777777" w:rsidR="00C209FF" w:rsidRDefault="00C209FF" w:rsidP="00DD36A6">
            <w:pPr>
              <w:spacing w:after="0" w:line="240" w:lineRule="auto"/>
              <w:rPr>
                <w:rFonts w:ascii="Arial" w:hAnsi="Arial" w:cs="Arial"/>
                <w:b/>
                <w:bCs/>
                <w:sz w:val="24"/>
                <w:szCs w:val="24"/>
              </w:rPr>
            </w:pPr>
          </w:p>
        </w:tc>
        <w:tc>
          <w:tcPr>
            <w:tcW w:w="360" w:type="dxa"/>
          </w:tcPr>
          <w:p w14:paraId="510F1F9D" w14:textId="77777777" w:rsidR="00C209FF" w:rsidRDefault="00C209FF" w:rsidP="00DD36A6">
            <w:pPr>
              <w:spacing w:after="0" w:line="240" w:lineRule="auto"/>
              <w:rPr>
                <w:rFonts w:ascii="Arial" w:hAnsi="Arial" w:cs="Arial"/>
                <w:b/>
                <w:bCs/>
                <w:sz w:val="24"/>
                <w:szCs w:val="24"/>
              </w:rPr>
            </w:pPr>
          </w:p>
        </w:tc>
        <w:tc>
          <w:tcPr>
            <w:tcW w:w="360" w:type="dxa"/>
          </w:tcPr>
          <w:p w14:paraId="4C3CB243" w14:textId="77777777" w:rsidR="00C209FF" w:rsidRDefault="00C209FF" w:rsidP="00DD36A6">
            <w:pPr>
              <w:spacing w:after="0" w:line="240" w:lineRule="auto"/>
              <w:rPr>
                <w:rFonts w:ascii="Arial" w:hAnsi="Arial" w:cs="Arial"/>
                <w:b/>
                <w:bCs/>
                <w:sz w:val="24"/>
                <w:szCs w:val="24"/>
              </w:rPr>
            </w:pPr>
          </w:p>
        </w:tc>
        <w:tc>
          <w:tcPr>
            <w:tcW w:w="360" w:type="dxa"/>
          </w:tcPr>
          <w:p w14:paraId="4F8F8137" w14:textId="77777777" w:rsidR="00C209FF" w:rsidRDefault="00C209FF" w:rsidP="00DD36A6">
            <w:pPr>
              <w:spacing w:after="0" w:line="240" w:lineRule="auto"/>
              <w:rPr>
                <w:rFonts w:ascii="Arial" w:hAnsi="Arial" w:cs="Arial"/>
                <w:b/>
                <w:bCs/>
                <w:sz w:val="24"/>
                <w:szCs w:val="24"/>
              </w:rPr>
            </w:pPr>
          </w:p>
        </w:tc>
        <w:tc>
          <w:tcPr>
            <w:tcW w:w="360" w:type="dxa"/>
          </w:tcPr>
          <w:p w14:paraId="4F5D02C1" w14:textId="77777777" w:rsidR="00C209FF" w:rsidRDefault="00C209FF" w:rsidP="00DD36A6">
            <w:pPr>
              <w:spacing w:after="0" w:line="240" w:lineRule="auto"/>
              <w:rPr>
                <w:rFonts w:ascii="Arial" w:hAnsi="Arial" w:cs="Arial"/>
                <w:b/>
                <w:bCs/>
                <w:sz w:val="24"/>
                <w:szCs w:val="24"/>
              </w:rPr>
            </w:pPr>
          </w:p>
        </w:tc>
        <w:tc>
          <w:tcPr>
            <w:tcW w:w="360" w:type="dxa"/>
          </w:tcPr>
          <w:p w14:paraId="3E3F95E8" w14:textId="77777777" w:rsidR="00C209FF" w:rsidRDefault="00C209FF" w:rsidP="00DD36A6">
            <w:pPr>
              <w:spacing w:after="0" w:line="240" w:lineRule="auto"/>
              <w:rPr>
                <w:rFonts w:ascii="Arial" w:hAnsi="Arial" w:cs="Arial"/>
                <w:b/>
                <w:bCs/>
                <w:sz w:val="24"/>
                <w:szCs w:val="24"/>
              </w:rPr>
            </w:pPr>
          </w:p>
        </w:tc>
        <w:tc>
          <w:tcPr>
            <w:tcW w:w="360" w:type="dxa"/>
          </w:tcPr>
          <w:p w14:paraId="2866BF6C" w14:textId="77777777" w:rsidR="00C209FF" w:rsidRDefault="00C209FF" w:rsidP="00DD36A6">
            <w:pPr>
              <w:spacing w:after="0" w:line="240" w:lineRule="auto"/>
              <w:rPr>
                <w:rFonts w:ascii="Arial" w:hAnsi="Arial" w:cs="Arial"/>
                <w:b/>
                <w:bCs/>
                <w:sz w:val="24"/>
                <w:szCs w:val="24"/>
              </w:rPr>
            </w:pPr>
          </w:p>
        </w:tc>
      </w:tr>
      <w:tr w:rsidR="00C209FF" w14:paraId="6CA4AD50" w14:textId="77777777" w:rsidTr="00DD36A6">
        <w:trPr>
          <w:trHeight w:val="56"/>
        </w:trPr>
        <w:tc>
          <w:tcPr>
            <w:tcW w:w="3325" w:type="dxa"/>
          </w:tcPr>
          <w:p w14:paraId="55D526C6" w14:textId="77777777" w:rsidR="00C209FF" w:rsidRDefault="00C209FF" w:rsidP="00DD36A6">
            <w:pPr>
              <w:spacing w:after="0" w:line="240" w:lineRule="auto"/>
              <w:rPr>
                <w:rFonts w:ascii="Arial" w:hAnsi="Arial" w:cs="Arial"/>
                <w:sz w:val="24"/>
                <w:szCs w:val="24"/>
              </w:rPr>
            </w:pPr>
            <w:r>
              <w:rPr>
                <w:rFonts w:ascii="Arial" w:hAnsi="Arial" w:cs="Arial"/>
                <w:sz w:val="24"/>
                <w:szCs w:val="24"/>
              </w:rPr>
              <w:lastRenderedPageBreak/>
              <w:t>ENTITY RELATIONSHIP DIAGRAM</w:t>
            </w:r>
          </w:p>
        </w:tc>
        <w:tc>
          <w:tcPr>
            <w:tcW w:w="360" w:type="dxa"/>
          </w:tcPr>
          <w:p w14:paraId="6D3D7004" w14:textId="77777777" w:rsidR="00C209FF" w:rsidRDefault="00C209FF" w:rsidP="00DD36A6">
            <w:pPr>
              <w:spacing w:after="0" w:line="240" w:lineRule="auto"/>
              <w:rPr>
                <w:rFonts w:ascii="Arial" w:hAnsi="Arial" w:cs="Arial"/>
                <w:b/>
                <w:bCs/>
                <w:sz w:val="24"/>
                <w:szCs w:val="24"/>
              </w:rPr>
            </w:pPr>
          </w:p>
        </w:tc>
        <w:tc>
          <w:tcPr>
            <w:tcW w:w="360" w:type="dxa"/>
          </w:tcPr>
          <w:p w14:paraId="68FF2D7B" w14:textId="77777777" w:rsidR="00C209FF" w:rsidRDefault="00C209FF" w:rsidP="00DD36A6">
            <w:pPr>
              <w:spacing w:after="0" w:line="240" w:lineRule="auto"/>
              <w:rPr>
                <w:rFonts w:ascii="Arial" w:hAnsi="Arial" w:cs="Arial"/>
                <w:b/>
                <w:bCs/>
                <w:sz w:val="24"/>
                <w:szCs w:val="24"/>
              </w:rPr>
            </w:pPr>
          </w:p>
        </w:tc>
        <w:tc>
          <w:tcPr>
            <w:tcW w:w="360" w:type="dxa"/>
          </w:tcPr>
          <w:p w14:paraId="2080B468" w14:textId="77777777" w:rsidR="00C209FF" w:rsidRDefault="00C209FF" w:rsidP="00DD36A6">
            <w:pPr>
              <w:spacing w:after="0" w:line="240" w:lineRule="auto"/>
              <w:rPr>
                <w:rFonts w:ascii="Arial" w:hAnsi="Arial" w:cs="Arial"/>
                <w:b/>
                <w:bCs/>
                <w:sz w:val="24"/>
                <w:szCs w:val="24"/>
              </w:rPr>
            </w:pPr>
          </w:p>
        </w:tc>
        <w:tc>
          <w:tcPr>
            <w:tcW w:w="360" w:type="dxa"/>
          </w:tcPr>
          <w:p w14:paraId="0495C2C4" w14:textId="77777777" w:rsidR="00C209FF" w:rsidRDefault="00C209FF" w:rsidP="00DD36A6">
            <w:pPr>
              <w:spacing w:after="0" w:line="240" w:lineRule="auto"/>
              <w:rPr>
                <w:rFonts w:ascii="Arial" w:hAnsi="Arial" w:cs="Arial"/>
                <w:b/>
                <w:bCs/>
                <w:sz w:val="24"/>
                <w:szCs w:val="24"/>
              </w:rPr>
            </w:pPr>
          </w:p>
        </w:tc>
        <w:tc>
          <w:tcPr>
            <w:tcW w:w="360" w:type="dxa"/>
          </w:tcPr>
          <w:p w14:paraId="005D8989" w14:textId="77777777" w:rsidR="00C209FF" w:rsidRDefault="00C209FF" w:rsidP="00DD36A6">
            <w:pPr>
              <w:spacing w:after="0" w:line="240" w:lineRule="auto"/>
              <w:rPr>
                <w:rFonts w:ascii="Arial" w:hAnsi="Arial" w:cs="Arial"/>
                <w:b/>
                <w:bCs/>
                <w:sz w:val="24"/>
                <w:szCs w:val="24"/>
              </w:rPr>
            </w:pPr>
          </w:p>
        </w:tc>
        <w:tc>
          <w:tcPr>
            <w:tcW w:w="360" w:type="dxa"/>
          </w:tcPr>
          <w:p w14:paraId="1F720651" w14:textId="77777777" w:rsidR="00C209FF" w:rsidRDefault="00C209FF" w:rsidP="00DD36A6">
            <w:pPr>
              <w:spacing w:after="0" w:line="240" w:lineRule="auto"/>
              <w:rPr>
                <w:rFonts w:ascii="Arial" w:hAnsi="Arial" w:cs="Arial"/>
                <w:b/>
                <w:bCs/>
                <w:sz w:val="24"/>
                <w:szCs w:val="24"/>
              </w:rPr>
            </w:pPr>
          </w:p>
        </w:tc>
        <w:tc>
          <w:tcPr>
            <w:tcW w:w="360" w:type="dxa"/>
          </w:tcPr>
          <w:p w14:paraId="74691815" w14:textId="77777777" w:rsidR="00C209FF" w:rsidRDefault="00C209FF" w:rsidP="00DD36A6">
            <w:pPr>
              <w:spacing w:after="0" w:line="240" w:lineRule="auto"/>
              <w:rPr>
                <w:rFonts w:ascii="Arial" w:hAnsi="Arial" w:cs="Arial"/>
                <w:b/>
                <w:bCs/>
                <w:sz w:val="24"/>
                <w:szCs w:val="24"/>
              </w:rPr>
            </w:pPr>
          </w:p>
        </w:tc>
        <w:tc>
          <w:tcPr>
            <w:tcW w:w="360" w:type="dxa"/>
          </w:tcPr>
          <w:p w14:paraId="7ECDD0DD" w14:textId="77777777" w:rsidR="00C209FF" w:rsidRDefault="00C209FF" w:rsidP="00DD36A6">
            <w:pPr>
              <w:spacing w:after="0" w:line="240" w:lineRule="auto"/>
              <w:rPr>
                <w:rFonts w:ascii="Arial" w:hAnsi="Arial" w:cs="Arial"/>
                <w:b/>
                <w:bCs/>
                <w:sz w:val="24"/>
                <w:szCs w:val="24"/>
              </w:rPr>
            </w:pPr>
          </w:p>
        </w:tc>
        <w:tc>
          <w:tcPr>
            <w:tcW w:w="360" w:type="dxa"/>
          </w:tcPr>
          <w:p w14:paraId="38D2BC93" w14:textId="77777777" w:rsidR="00C209FF" w:rsidRDefault="00C209FF" w:rsidP="00DD36A6">
            <w:pPr>
              <w:spacing w:after="0" w:line="240" w:lineRule="auto"/>
              <w:rPr>
                <w:rFonts w:ascii="Arial" w:hAnsi="Arial" w:cs="Arial"/>
                <w:b/>
                <w:bCs/>
                <w:sz w:val="24"/>
                <w:szCs w:val="24"/>
              </w:rPr>
            </w:pPr>
          </w:p>
        </w:tc>
        <w:tc>
          <w:tcPr>
            <w:tcW w:w="360" w:type="dxa"/>
          </w:tcPr>
          <w:p w14:paraId="07992AD9" w14:textId="77777777" w:rsidR="00C209FF" w:rsidRDefault="00C209FF" w:rsidP="00DD36A6">
            <w:pPr>
              <w:spacing w:after="0" w:line="240" w:lineRule="auto"/>
              <w:rPr>
                <w:rFonts w:ascii="Arial" w:hAnsi="Arial" w:cs="Arial"/>
                <w:b/>
                <w:bCs/>
                <w:sz w:val="24"/>
                <w:szCs w:val="24"/>
              </w:rPr>
            </w:pPr>
          </w:p>
        </w:tc>
        <w:tc>
          <w:tcPr>
            <w:tcW w:w="360" w:type="dxa"/>
          </w:tcPr>
          <w:p w14:paraId="1A0D7956" w14:textId="77777777" w:rsidR="00C209FF" w:rsidRDefault="00C209FF" w:rsidP="00DD36A6">
            <w:pPr>
              <w:spacing w:after="0" w:line="240" w:lineRule="auto"/>
              <w:rPr>
                <w:rFonts w:ascii="Arial" w:hAnsi="Arial" w:cs="Arial"/>
                <w:b/>
                <w:bCs/>
                <w:sz w:val="24"/>
                <w:szCs w:val="24"/>
              </w:rPr>
            </w:pPr>
          </w:p>
        </w:tc>
        <w:tc>
          <w:tcPr>
            <w:tcW w:w="360" w:type="dxa"/>
          </w:tcPr>
          <w:p w14:paraId="11F49C0E" w14:textId="77777777" w:rsidR="00C209FF" w:rsidRDefault="00C209FF" w:rsidP="00DD36A6">
            <w:pPr>
              <w:spacing w:after="0" w:line="240" w:lineRule="auto"/>
              <w:rPr>
                <w:rFonts w:ascii="Arial" w:hAnsi="Arial" w:cs="Arial"/>
                <w:b/>
                <w:bCs/>
                <w:sz w:val="24"/>
                <w:szCs w:val="24"/>
              </w:rPr>
            </w:pPr>
          </w:p>
        </w:tc>
        <w:tc>
          <w:tcPr>
            <w:tcW w:w="360" w:type="dxa"/>
          </w:tcPr>
          <w:p w14:paraId="70138752" w14:textId="77777777" w:rsidR="00C209FF" w:rsidRDefault="00C209FF" w:rsidP="00DD36A6">
            <w:pPr>
              <w:spacing w:after="0" w:line="240" w:lineRule="auto"/>
              <w:rPr>
                <w:rFonts w:ascii="Arial" w:hAnsi="Arial" w:cs="Arial"/>
                <w:b/>
                <w:bCs/>
                <w:sz w:val="24"/>
                <w:szCs w:val="24"/>
              </w:rPr>
            </w:pPr>
          </w:p>
        </w:tc>
        <w:tc>
          <w:tcPr>
            <w:tcW w:w="360" w:type="dxa"/>
          </w:tcPr>
          <w:p w14:paraId="383B4482" w14:textId="77777777" w:rsidR="00C209FF" w:rsidRDefault="00C209FF" w:rsidP="00DD36A6">
            <w:pPr>
              <w:spacing w:after="0" w:line="240" w:lineRule="auto"/>
              <w:rPr>
                <w:rFonts w:ascii="Arial" w:hAnsi="Arial" w:cs="Arial"/>
                <w:b/>
                <w:bCs/>
                <w:sz w:val="24"/>
                <w:szCs w:val="24"/>
              </w:rPr>
            </w:pPr>
          </w:p>
        </w:tc>
        <w:tc>
          <w:tcPr>
            <w:tcW w:w="360" w:type="dxa"/>
          </w:tcPr>
          <w:p w14:paraId="54C00279" w14:textId="77777777" w:rsidR="00C209FF" w:rsidRDefault="00C209FF" w:rsidP="00DD36A6">
            <w:pPr>
              <w:spacing w:after="0" w:line="240" w:lineRule="auto"/>
              <w:rPr>
                <w:rFonts w:ascii="Arial" w:hAnsi="Arial" w:cs="Arial"/>
                <w:b/>
                <w:bCs/>
                <w:sz w:val="24"/>
                <w:szCs w:val="24"/>
              </w:rPr>
            </w:pPr>
          </w:p>
        </w:tc>
        <w:tc>
          <w:tcPr>
            <w:tcW w:w="360" w:type="dxa"/>
          </w:tcPr>
          <w:p w14:paraId="652BAE3A" w14:textId="77777777" w:rsidR="00C209FF" w:rsidRDefault="00C209FF" w:rsidP="00DD36A6">
            <w:pPr>
              <w:spacing w:after="0" w:line="240" w:lineRule="auto"/>
              <w:rPr>
                <w:rFonts w:ascii="Arial" w:hAnsi="Arial" w:cs="Arial"/>
                <w:b/>
                <w:bCs/>
                <w:sz w:val="24"/>
                <w:szCs w:val="24"/>
              </w:rPr>
            </w:pPr>
          </w:p>
        </w:tc>
        <w:tc>
          <w:tcPr>
            <w:tcW w:w="360" w:type="dxa"/>
          </w:tcPr>
          <w:p w14:paraId="57C7D1D8" w14:textId="77777777" w:rsidR="00C209FF" w:rsidRDefault="00C209FF" w:rsidP="00DD36A6">
            <w:pPr>
              <w:spacing w:after="0" w:line="240" w:lineRule="auto"/>
              <w:rPr>
                <w:rFonts w:ascii="Arial" w:hAnsi="Arial" w:cs="Arial"/>
                <w:b/>
                <w:bCs/>
                <w:sz w:val="24"/>
                <w:szCs w:val="24"/>
              </w:rPr>
            </w:pPr>
          </w:p>
        </w:tc>
        <w:tc>
          <w:tcPr>
            <w:tcW w:w="360" w:type="dxa"/>
          </w:tcPr>
          <w:p w14:paraId="27CA1F17" w14:textId="77777777" w:rsidR="00C209FF" w:rsidRDefault="00C209FF" w:rsidP="00DD36A6">
            <w:pPr>
              <w:spacing w:after="0" w:line="240" w:lineRule="auto"/>
              <w:rPr>
                <w:rFonts w:ascii="Arial" w:hAnsi="Arial" w:cs="Arial"/>
                <w:b/>
                <w:bCs/>
                <w:sz w:val="24"/>
                <w:szCs w:val="24"/>
              </w:rPr>
            </w:pPr>
          </w:p>
        </w:tc>
        <w:tc>
          <w:tcPr>
            <w:tcW w:w="360" w:type="dxa"/>
          </w:tcPr>
          <w:p w14:paraId="1017841C" w14:textId="77777777" w:rsidR="00C209FF" w:rsidRDefault="00C209FF" w:rsidP="00DD36A6">
            <w:pPr>
              <w:spacing w:after="0" w:line="240" w:lineRule="auto"/>
              <w:rPr>
                <w:rFonts w:ascii="Arial" w:hAnsi="Arial" w:cs="Arial"/>
                <w:b/>
                <w:bCs/>
                <w:sz w:val="24"/>
                <w:szCs w:val="24"/>
              </w:rPr>
            </w:pPr>
          </w:p>
        </w:tc>
        <w:tc>
          <w:tcPr>
            <w:tcW w:w="360" w:type="dxa"/>
          </w:tcPr>
          <w:p w14:paraId="7133D5F9" w14:textId="77777777" w:rsidR="00C209FF" w:rsidRDefault="00C209FF" w:rsidP="00DD36A6">
            <w:pPr>
              <w:spacing w:after="0" w:line="240" w:lineRule="auto"/>
              <w:rPr>
                <w:rFonts w:ascii="Arial" w:hAnsi="Arial" w:cs="Arial"/>
                <w:b/>
                <w:bCs/>
                <w:sz w:val="24"/>
                <w:szCs w:val="24"/>
              </w:rPr>
            </w:pPr>
          </w:p>
        </w:tc>
      </w:tr>
      <w:tr w:rsidR="00C209FF" w14:paraId="3589EE9C" w14:textId="77777777" w:rsidTr="00DD36A6">
        <w:trPr>
          <w:trHeight w:val="56"/>
        </w:trPr>
        <w:tc>
          <w:tcPr>
            <w:tcW w:w="3325" w:type="dxa"/>
          </w:tcPr>
          <w:p w14:paraId="0499B9A5" w14:textId="77777777" w:rsidR="00C209FF" w:rsidRDefault="00C209FF" w:rsidP="00DD36A6">
            <w:pPr>
              <w:spacing w:after="0" w:line="240" w:lineRule="auto"/>
              <w:rPr>
                <w:rFonts w:ascii="Arial" w:hAnsi="Arial" w:cs="Arial"/>
                <w:sz w:val="24"/>
                <w:szCs w:val="24"/>
              </w:rPr>
            </w:pPr>
            <w:r>
              <w:rPr>
                <w:rFonts w:ascii="Arial" w:hAnsi="Arial" w:cs="Arial"/>
                <w:sz w:val="24"/>
                <w:szCs w:val="24"/>
              </w:rPr>
              <w:t>USE CASE DIAGRAM</w:t>
            </w:r>
          </w:p>
        </w:tc>
        <w:tc>
          <w:tcPr>
            <w:tcW w:w="360" w:type="dxa"/>
          </w:tcPr>
          <w:p w14:paraId="1873B1DB" w14:textId="77777777" w:rsidR="00C209FF" w:rsidRDefault="00C209FF" w:rsidP="00DD36A6">
            <w:pPr>
              <w:spacing w:after="0" w:line="240" w:lineRule="auto"/>
              <w:rPr>
                <w:rFonts w:ascii="Arial" w:hAnsi="Arial" w:cs="Arial"/>
                <w:b/>
                <w:bCs/>
                <w:sz w:val="24"/>
                <w:szCs w:val="24"/>
              </w:rPr>
            </w:pPr>
          </w:p>
        </w:tc>
        <w:tc>
          <w:tcPr>
            <w:tcW w:w="360" w:type="dxa"/>
          </w:tcPr>
          <w:p w14:paraId="297AD9E7" w14:textId="77777777" w:rsidR="00C209FF" w:rsidRDefault="00C209FF" w:rsidP="00DD36A6">
            <w:pPr>
              <w:spacing w:after="0" w:line="240" w:lineRule="auto"/>
              <w:rPr>
                <w:rFonts w:ascii="Arial" w:hAnsi="Arial" w:cs="Arial"/>
                <w:b/>
                <w:bCs/>
                <w:sz w:val="24"/>
                <w:szCs w:val="24"/>
              </w:rPr>
            </w:pPr>
          </w:p>
        </w:tc>
        <w:tc>
          <w:tcPr>
            <w:tcW w:w="360" w:type="dxa"/>
          </w:tcPr>
          <w:p w14:paraId="6906475C" w14:textId="77777777" w:rsidR="00C209FF" w:rsidRDefault="00C209FF" w:rsidP="00DD36A6">
            <w:pPr>
              <w:spacing w:after="0" w:line="240" w:lineRule="auto"/>
              <w:rPr>
                <w:rFonts w:ascii="Arial" w:hAnsi="Arial" w:cs="Arial"/>
                <w:b/>
                <w:bCs/>
                <w:sz w:val="24"/>
                <w:szCs w:val="24"/>
              </w:rPr>
            </w:pPr>
          </w:p>
        </w:tc>
        <w:tc>
          <w:tcPr>
            <w:tcW w:w="360" w:type="dxa"/>
          </w:tcPr>
          <w:p w14:paraId="30EC8976" w14:textId="77777777" w:rsidR="00C209FF" w:rsidRDefault="00C209FF" w:rsidP="00DD36A6">
            <w:pPr>
              <w:spacing w:after="0" w:line="240" w:lineRule="auto"/>
              <w:rPr>
                <w:rFonts w:ascii="Arial" w:hAnsi="Arial" w:cs="Arial"/>
                <w:b/>
                <w:bCs/>
                <w:sz w:val="24"/>
                <w:szCs w:val="24"/>
              </w:rPr>
            </w:pPr>
          </w:p>
        </w:tc>
        <w:tc>
          <w:tcPr>
            <w:tcW w:w="360" w:type="dxa"/>
          </w:tcPr>
          <w:p w14:paraId="7D624310" w14:textId="77777777" w:rsidR="00C209FF" w:rsidRDefault="00C209FF" w:rsidP="00DD36A6">
            <w:pPr>
              <w:spacing w:after="0" w:line="240" w:lineRule="auto"/>
              <w:rPr>
                <w:rFonts w:ascii="Arial" w:hAnsi="Arial" w:cs="Arial"/>
                <w:b/>
                <w:bCs/>
                <w:sz w:val="24"/>
                <w:szCs w:val="24"/>
              </w:rPr>
            </w:pPr>
          </w:p>
        </w:tc>
        <w:tc>
          <w:tcPr>
            <w:tcW w:w="360" w:type="dxa"/>
          </w:tcPr>
          <w:p w14:paraId="3DB3BCCA" w14:textId="77777777" w:rsidR="00C209FF" w:rsidRDefault="00C209FF" w:rsidP="00DD36A6">
            <w:pPr>
              <w:spacing w:after="0" w:line="240" w:lineRule="auto"/>
              <w:rPr>
                <w:rFonts w:ascii="Arial" w:hAnsi="Arial" w:cs="Arial"/>
                <w:b/>
                <w:bCs/>
                <w:sz w:val="24"/>
                <w:szCs w:val="24"/>
              </w:rPr>
            </w:pPr>
          </w:p>
        </w:tc>
        <w:tc>
          <w:tcPr>
            <w:tcW w:w="360" w:type="dxa"/>
          </w:tcPr>
          <w:p w14:paraId="335E7484" w14:textId="77777777" w:rsidR="00C209FF" w:rsidRDefault="00C209FF" w:rsidP="00DD36A6">
            <w:pPr>
              <w:spacing w:after="0" w:line="240" w:lineRule="auto"/>
              <w:rPr>
                <w:rFonts w:ascii="Arial" w:hAnsi="Arial" w:cs="Arial"/>
                <w:b/>
                <w:bCs/>
                <w:sz w:val="24"/>
                <w:szCs w:val="24"/>
              </w:rPr>
            </w:pPr>
          </w:p>
        </w:tc>
        <w:tc>
          <w:tcPr>
            <w:tcW w:w="360" w:type="dxa"/>
          </w:tcPr>
          <w:p w14:paraId="49A8AB58" w14:textId="77777777" w:rsidR="00C209FF" w:rsidRDefault="00C209FF" w:rsidP="00DD36A6">
            <w:pPr>
              <w:spacing w:after="0" w:line="240" w:lineRule="auto"/>
              <w:rPr>
                <w:rFonts w:ascii="Arial" w:hAnsi="Arial" w:cs="Arial"/>
                <w:b/>
                <w:bCs/>
                <w:sz w:val="24"/>
                <w:szCs w:val="24"/>
              </w:rPr>
            </w:pPr>
          </w:p>
        </w:tc>
        <w:tc>
          <w:tcPr>
            <w:tcW w:w="360" w:type="dxa"/>
          </w:tcPr>
          <w:p w14:paraId="66C21C11" w14:textId="77777777" w:rsidR="00C209FF" w:rsidRDefault="00C209FF" w:rsidP="00DD36A6">
            <w:pPr>
              <w:spacing w:after="0" w:line="240" w:lineRule="auto"/>
              <w:rPr>
                <w:rFonts w:ascii="Arial" w:hAnsi="Arial" w:cs="Arial"/>
                <w:b/>
                <w:bCs/>
                <w:sz w:val="24"/>
                <w:szCs w:val="24"/>
              </w:rPr>
            </w:pPr>
          </w:p>
        </w:tc>
        <w:tc>
          <w:tcPr>
            <w:tcW w:w="360" w:type="dxa"/>
          </w:tcPr>
          <w:p w14:paraId="3FBBB4DB" w14:textId="77777777" w:rsidR="00C209FF" w:rsidRDefault="00C209FF" w:rsidP="00DD36A6">
            <w:pPr>
              <w:spacing w:after="0" w:line="240" w:lineRule="auto"/>
              <w:rPr>
                <w:rFonts w:ascii="Arial" w:hAnsi="Arial" w:cs="Arial"/>
                <w:b/>
                <w:bCs/>
                <w:sz w:val="24"/>
                <w:szCs w:val="24"/>
              </w:rPr>
            </w:pPr>
          </w:p>
        </w:tc>
        <w:tc>
          <w:tcPr>
            <w:tcW w:w="360" w:type="dxa"/>
          </w:tcPr>
          <w:p w14:paraId="1F1618FE" w14:textId="77777777" w:rsidR="00C209FF" w:rsidRDefault="00C209FF" w:rsidP="00DD36A6">
            <w:pPr>
              <w:spacing w:after="0" w:line="240" w:lineRule="auto"/>
              <w:rPr>
                <w:rFonts w:ascii="Arial" w:hAnsi="Arial" w:cs="Arial"/>
                <w:b/>
                <w:bCs/>
                <w:sz w:val="24"/>
                <w:szCs w:val="24"/>
              </w:rPr>
            </w:pPr>
          </w:p>
        </w:tc>
        <w:tc>
          <w:tcPr>
            <w:tcW w:w="360" w:type="dxa"/>
          </w:tcPr>
          <w:p w14:paraId="2DC97D2D" w14:textId="77777777" w:rsidR="00C209FF" w:rsidRDefault="00C209FF" w:rsidP="00DD36A6">
            <w:pPr>
              <w:spacing w:after="0" w:line="240" w:lineRule="auto"/>
              <w:rPr>
                <w:rFonts w:ascii="Arial" w:hAnsi="Arial" w:cs="Arial"/>
                <w:b/>
                <w:bCs/>
                <w:sz w:val="24"/>
                <w:szCs w:val="24"/>
              </w:rPr>
            </w:pPr>
          </w:p>
        </w:tc>
        <w:tc>
          <w:tcPr>
            <w:tcW w:w="360" w:type="dxa"/>
          </w:tcPr>
          <w:p w14:paraId="25D3E3F7" w14:textId="77777777" w:rsidR="00C209FF" w:rsidRDefault="00C209FF" w:rsidP="00DD36A6">
            <w:pPr>
              <w:spacing w:after="0" w:line="240" w:lineRule="auto"/>
              <w:rPr>
                <w:rFonts w:ascii="Arial" w:hAnsi="Arial" w:cs="Arial"/>
                <w:b/>
                <w:bCs/>
                <w:sz w:val="24"/>
                <w:szCs w:val="24"/>
              </w:rPr>
            </w:pPr>
          </w:p>
        </w:tc>
        <w:tc>
          <w:tcPr>
            <w:tcW w:w="360" w:type="dxa"/>
          </w:tcPr>
          <w:p w14:paraId="4CDD528C" w14:textId="77777777" w:rsidR="00C209FF" w:rsidRDefault="00C209FF" w:rsidP="00DD36A6">
            <w:pPr>
              <w:spacing w:after="0" w:line="240" w:lineRule="auto"/>
              <w:rPr>
                <w:rFonts w:ascii="Arial" w:hAnsi="Arial" w:cs="Arial"/>
                <w:b/>
                <w:bCs/>
                <w:sz w:val="24"/>
                <w:szCs w:val="24"/>
              </w:rPr>
            </w:pPr>
          </w:p>
        </w:tc>
        <w:tc>
          <w:tcPr>
            <w:tcW w:w="360" w:type="dxa"/>
          </w:tcPr>
          <w:p w14:paraId="61B49A33" w14:textId="77777777" w:rsidR="00C209FF" w:rsidRDefault="00C209FF" w:rsidP="00DD36A6">
            <w:pPr>
              <w:spacing w:after="0" w:line="240" w:lineRule="auto"/>
              <w:rPr>
                <w:rFonts w:ascii="Arial" w:hAnsi="Arial" w:cs="Arial"/>
                <w:b/>
                <w:bCs/>
                <w:sz w:val="24"/>
                <w:szCs w:val="24"/>
              </w:rPr>
            </w:pPr>
          </w:p>
        </w:tc>
        <w:tc>
          <w:tcPr>
            <w:tcW w:w="360" w:type="dxa"/>
          </w:tcPr>
          <w:p w14:paraId="688C9275" w14:textId="77777777" w:rsidR="00C209FF" w:rsidRDefault="00C209FF" w:rsidP="00DD36A6">
            <w:pPr>
              <w:spacing w:after="0" w:line="240" w:lineRule="auto"/>
              <w:rPr>
                <w:rFonts w:ascii="Arial" w:hAnsi="Arial" w:cs="Arial"/>
                <w:b/>
                <w:bCs/>
                <w:sz w:val="24"/>
                <w:szCs w:val="24"/>
              </w:rPr>
            </w:pPr>
          </w:p>
        </w:tc>
        <w:tc>
          <w:tcPr>
            <w:tcW w:w="360" w:type="dxa"/>
          </w:tcPr>
          <w:p w14:paraId="73DB7CF9" w14:textId="77777777" w:rsidR="00C209FF" w:rsidRDefault="00C209FF" w:rsidP="00DD36A6">
            <w:pPr>
              <w:spacing w:after="0" w:line="240" w:lineRule="auto"/>
              <w:rPr>
                <w:rFonts w:ascii="Arial" w:hAnsi="Arial" w:cs="Arial"/>
                <w:b/>
                <w:bCs/>
                <w:sz w:val="24"/>
                <w:szCs w:val="24"/>
              </w:rPr>
            </w:pPr>
          </w:p>
        </w:tc>
        <w:tc>
          <w:tcPr>
            <w:tcW w:w="360" w:type="dxa"/>
          </w:tcPr>
          <w:p w14:paraId="465660EE" w14:textId="77777777" w:rsidR="00C209FF" w:rsidRDefault="00C209FF" w:rsidP="00DD36A6">
            <w:pPr>
              <w:spacing w:after="0" w:line="240" w:lineRule="auto"/>
              <w:rPr>
                <w:rFonts w:ascii="Arial" w:hAnsi="Arial" w:cs="Arial"/>
                <w:b/>
                <w:bCs/>
                <w:sz w:val="24"/>
                <w:szCs w:val="24"/>
              </w:rPr>
            </w:pPr>
          </w:p>
        </w:tc>
        <w:tc>
          <w:tcPr>
            <w:tcW w:w="360" w:type="dxa"/>
          </w:tcPr>
          <w:p w14:paraId="7AD169B1" w14:textId="77777777" w:rsidR="00C209FF" w:rsidRDefault="00C209FF" w:rsidP="00DD36A6">
            <w:pPr>
              <w:spacing w:after="0" w:line="240" w:lineRule="auto"/>
              <w:rPr>
                <w:rFonts w:ascii="Arial" w:hAnsi="Arial" w:cs="Arial"/>
                <w:b/>
                <w:bCs/>
                <w:sz w:val="24"/>
                <w:szCs w:val="24"/>
              </w:rPr>
            </w:pPr>
          </w:p>
        </w:tc>
        <w:tc>
          <w:tcPr>
            <w:tcW w:w="360" w:type="dxa"/>
          </w:tcPr>
          <w:p w14:paraId="4ED0A655" w14:textId="77777777" w:rsidR="00C209FF" w:rsidRDefault="00C209FF" w:rsidP="00DD36A6">
            <w:pPr>
              <w:spacing w:after="0" w:line="240" w:lineRule="auto"/>
              <w:rPr>
                <w:rFonts w:ascii="Arial" w:hAnsi="Arial" w:cs="Arial"/>
                <w:b/>
                <w:bCs/>
                <w:sz w:val="24"/>
                <w:szCs w:val="24"/>
              </w:rPr>
            </w:pPr>
          </w:p>
        </w:tc>
      </w:tr>
      <w:tr w:rsidR="00C209FF" w14:paraId="0445D132" w14:textId="77777777" w:rsidTr="00DD36A6">
        <w:trPr>
          <w:trHeight w:val="56"/>
        </w:trPr>
        <w:tc>
          <w:tcPr>
            <w:tcW w:w="3325" w:type="dxa"/>
          </w:tcPr>
          <w:p w14:paraId="0793A773" w14:textId="77777777" w:rsidR="00C209FF" w:rsidRDefault="00C209FF" w:rsidP="00DD36A6">
            <w:pPr>
              <w:spacing w:after="0" w:line="240" w:lineRule="auto"/>
              <w:rPr>
                <w:rFonts w:ascii="Arial" w:hAnsi="Arial" w:cs="Arial"/>
                <w:sz w:val="24"/>
                <w:szCs w:val="24"/>
              </w:rPr>
            </w:pPr>
          </w:p>
        </w:tc>
        <w:tc>
          <w:tcPr>
            <w:tcW w:w="360" w:type="dxa"/>
          </w:tcPr>
          <w:p w14:paraId="468B92E9" w14:textId="77777777" w:rsidR="00C209FF" w:rsidRDefault="00C209FF" w:rsidP="00DD36A6">
            <w:pPr>
              <w:spacing w:after="0" w:line="240" w:lineRule="auto"/>
              <w:rPr>
                <w:rFonts w:ascii="Arial" w:hAnsi="Arial" w:cs="Arial"/>
                <w:b/>
                <w:bCs/>
                <w:sz w:val="24"/>
                <w:szCs w:val="24"/>
              </w:rPr>
            </w:pPr>
          </w:p>
        </w:tc>
        <w:tc>
          <w:tcPr>
            <w:tcW w:w="360" w:type="dxa"/>
          </w:tcPr>
          <w:p w14:paraId="738FCDF5" w14:textId="77777777" w:rsidR="00C209FF" w:rsidRDefault="00C209FF" w:rsidP="00DD36A6">
            <w:pPr>
              <w:spacing w:after="0" w:line="240" w:lineRule="auto"/>
              <w:rPr>
                <w:rFonts w:ascii="Arial" w:hAnsi="Arial" w:cs="Arial"/>
                <w:b/>
                <w:bCs/>
                <w:sz w:val="24"/>
                <w:szCs w:val="24"/>
              </w:rPr>
            </w:pPr>
          </w:p>
        </w:tc>
        <w:tc>
          <w:tcPr>
            <w:tcW w:w="360" w:type="dxa"/>
          </w:tcPr>
          <w:p w14:paraId="6EDD1D9F" w14:textId="77777777" w:rsidR="00C209FF" w:rsidRDefault="00C209FF" w:rsidP="00DD36A6">
            <w:pPr>
              <w:spacing w:after="0" w:line="240" w:lineRule="auto"/>
              <w:rPr>
                <w:rFonts w:ascii="Arial" w:hAnsi="Arial" w:cs="Arial"/>
                <w:b/>
                <w:bCs/>
                <w:sz w:val="24"/>
                <w:szCs w:val="24"/>
              </w:rPr>
            </w:pPr>
          </w:p>
        </w:tc>
        <w:tc>
          <w:tcPr>
            <w:tcW w:w="360" w:type="dxa"/>
          </w:tcPr>
          <w:p w14:paraId="33C65313" w14:textId="77777777" w:rsidR="00C209FF" w:rsidRDefault="00C209FF" w:rsidP="00DD36A6">
            <w:pPr>
              <w:spacing w:after="0" w:line="240" w:lineRule="auto"/>
              <w:rPr>
                <w:rFonts w:ascii="Arial" w:hAnsi="Arial" w:cs="Arial"/>
                <w:b/>
                <w:bCs/>
                <w:sz w:val="24"/>
                <w:szCs w:val="24"/>
              </w:rPr>
            </w:pPr>
          </w:p>
        </w:tc>
        <w:tc>
          <w:tcPr>
            <w:tcW w:w="360" w:type="dxa"/>
          </w:tcPr>
          <w:p w14:paraId="5A6DD28C" w14:textId="77777777" w:rsidR="00C209FF" w:rsidRDefault="00C209FF" w:rsidP="00DD36A6">
            <w:pPr>
              <w:spacing w:after="0" w:line="240" w:lineRule="auto"/>
              <w:rPr>
                <w:rFonts w:ascii="Arial" w:hAnsi="Arial" w:cs="Arial"/>
                <w:b/>
                <w:bCs/>
                <w:sz w:val="24"/>
                <w:szCs w:val="24"/>
              </w:rPr>
            </w:pPr>
          </w:p>
        </w:tc>
        <w:tc>
          <w:tcPr>
            <w:tcW w:w="360" w:type="dxa"/>
          </w:tcPr>
          <w:p w14:paraId="42332C1C" w14:textId="77777777" w:rsidR="00C209FF" w:rsidRDefault="00C209FF" w:rsidP="00DD36A6">
            <w:pPr>
              <w:spacing w:after="0" w:line="240" w:lineRule="auto"/>
              <w:rPr>
                <w:rFonts w:ascii="Arial" w:hAnsi="Arial" w:cs="Arial"/>
                <w:b/>
                <w:bCs/>
                <w:sz w:val="24"/>
                <w:szCs w:val="24"/>
              </w:rPr>
            </w:pPr>
          </w:p>
        </w:tc>
        <w:tc>
          <w:tcPr>
            <w:tcW w:w="360" w:type="dxa"/>
          </w:tcPr>
          <w:p w14:paraId="4030138D" w14:textId="77777777" w:rsidR="00C209FF" w:rsidRDefault="00C209FF" w:rsidP="00DD36A6">
            <w:pPr>
              <w:spacing w:after="0" w:line="240" w:lineRule="auto"/>
              <w:rPr>
                <w:rFonts w:ascii="Arial" w:hAnsi="Arial" w:cs="Arial"/>
                <w:b/>
                <w:bCs/>
                <w:sz w:val="24"/>
                <w:szCs w:val="24"/>
              </w:rPr>
            </w:pPr>
          </w:p>
        </w:tc>
        <w:tc>
          <w:tcPr>
            <w:tcW w:w="360" w:type="dxa"/>
          </w:tcPr>
          <w:p w14:paraId="0F6AD8D9" w14:textId="77777777" w:rsidR="00C209FF" w:rsidRDefault="00C209FF" w:rsidP="00DD36A6">
            <w:pPr>
              <w:spacing w:after="0" w:line="240" w:lineRule="auto"/>
              <w:rPr>
                <w:rFonts w:ascii="Arial" w:hAnsi="Arial" w:cs="Arial"/>
                <w:b/>
                <w:bCs/>
                <w:sz w:val="24"/>
                <w:szCs w:val="24"/>
              </w:rPr>
            </w:pPr>
          </w:p>
        </w:tc>
        <w:tc>
          <w:tcPr>
            <w:tcW w:w="360" w:type="dxa"/>
          </w:tcPr>
          <w:p w14:paraId="110DC165" w14:textId="77777777" w:rsidR="00C209FF" w:rsidRDefault="00C209FF" w:rsidP="00DD36A6">
            <w:pPr>
              <w:spacing w:after="0" w:line="240" w:lineRule="auto"/>
              <w:rPr>
                <w:rFonts w:ascii="Arial" w:hAnsi="Arial" w:cs="Arial"/>
                <w:b/>
                <w:bCs/>
                <w:sz w:val="24"/>
                <w:szCs w:val="24"/>
              </w:rPr>
            </w:pPr>
          </w:p>
        </w:tc>
        <w:tc>
          <w:tcPr>
            <w:tcW w:w="360" w:type="dxa"/>
          </w:tcPr>
          <w:p w14:paraId="57C0FAE2" w14:textId="77777777" w:rsidR="00C209FF" w:rsidRDefault="00C209FF" w:rsidP="00DD36A6">
            <w:pPr>
              <w:spacing w:after="0" w:line="240" w:lineRule="auto"/>
              <w:rPr>
                <w:rFonts w:ascii="Arial" w:hAnsi="Arial" w:cs="Arial"/>
                <w:b/>
                <w:bCs/>
                <w:sz w:val="24"/>
                <w:szCs w:val="24"/>
              </w:rPr>
            </w:pPr>
          </w:p>
        </w:tc>
        <w:tc>
          <w:tcPr>
            <w:tcW w:w="360" w:type="dxa"/>
          </w:tcPr>
          <w:p w14:paraId="21659CF9" w14:textId="77777777" w:rsidR="00C209FF" w:rsidRDefault="00C209FF" w:rsidP="00DD36A6">
            <w:pPr>
              <w:spacing w:after="0" w:line="240" w:lineRule="auto"/>
              <w:rPr>
                <w:rFonts w:ascii="Arial" w:hAnsi="Arial" w:cs="Arial"/>
                <w:b/>
                <w:bCs/>
                <w:sz w:val="24"/>
                <w:szCs w:val="24"/>
              </w:rPr>
            </w:pPr>
          </w:p>
        </w:tc>
        <w:tc>
          <w:tcPr>
            <w:tcW w:w="360" w:type="dxa"/>
          </w:tcPr>
          <w:p w14:paraId="5243D360" w14:textId="77777777" w:rsidR="00C209FF" w:rsidRDefault="00C209FF" w:rsidP="00DD36A6">
            <w:pPr>
              <w:spacing w:after="0" w:line="240" w:lineRule="auto"/>
              <w:rPr>
                <w:rFonts w:ascii="Arial" w:hAnsi="Arial" w:cs="Arial"/>
                <w:b/>
                <w:bCs/>
                <w:sz w:val="24"/>
                <w:szCs w:val="24"/>
              </w:rPr>
            </w:pPr>
          </w:p>
        </w:tc>
        <w:tc>
          <w:tcPr>
            <w:tcW w:w="360" w:type="dxa"/>
          </w:tcPr>
          <w:p w14:paraId="0F10D854" w14:textId="77777777" w:rsidR="00C209FF" w:rsidRDefault="00C209FF" w:rsidP="00DD36A6">
            <w:pPr>
              <w:spacing w:after="0" w:line="240" w:lineRule="auto"/>
              <w:rPr>
                <w:rFonts w:ascii="Arial" w:hAnsi="Arial" w:cs="Arial"/>
                <w:b/>
                <w:bCs/>
                <w:sz w:val="24"/>
                <w:szCs w:val="24"/>
              </w:rPr>
            </w:pPr>
          </w:p>
        </w:tc>
        <w:tc>
          <w:tcPr>
            <w:tcW w:w="360" w:type="dxa"/>
          </w:tcPr>
          <w:p w14:paraId="1447C8D0" w14:textId="77777777" w:rsidR="00C209FF" w:rsidRDefault="00C209FF" w:rsidP="00DD36A6">
            <w:pPr>
              <w:spacing w:after="0" w:line="240" w:lineRule="auto"/>
              <w:rPr>
                <w:rFonts w:ascii="Arial" w:hAnsi="Arial" w:cs="Arial"/>
                <w:b/>
                <w:bCs/>
                <w:sz w:val="24"/>
                <w:szCs w:val="24"/>
              </w:rPr>
            </w:pPr>
          </w:p>
        </w:tc>
        <w:tc>
          <w:tcPr>
            <w:tcW w:w="360" w:type="dxa"/>
          </w:tcPr>
          <w:p w14:paraId="20EF932E" w14:textId="77777777" w:rsidR="00C209FF" w:rsidRDefault="00C209FF" w:rsidP="00DD36A6">
            <w:pPr>
              <w:spacing w:after="0" w:line="240" w:lineRule="auto"/>
              <w:rPr>
                <w:rFonts w:ascii="Arial" w:hAnsi="Arial" w:cs="Arial"/>
                <w:b/>
                <w:bCs/>
                <w:sz w:val="24"/>
                <w:szCs w:val="24"/>
              </w:rPr>
            </w:pPr>
          </w:p>
        </w:tc>
        <w:tc>
          <w:tcPr>
            <w:tcW w:w="360" w:type="dxa"/>
          </w:tcPr>
          <w:p w14:paraId="21EE075B" w14:textId="77777777" w:rsidR="00C209FF" w:rsidRDefault="00C209FF" w:rsidP="00DD36A6">
            <w:pPr>
              <w:spacing w:after="0" w:line="240" w:lineRule="auto"/>
              <w:rPr>
                <w:rFonts w:ascii="Arial" w:hAnsi="Arial" w:cs="Arial"/>
                <w:b/>
                <w:bCs/>
                <w:sz w:val="24"/>
                <w:szCs w:val="24"/>
              </w:rPr>
            </w:pPr>
          </w:p>
        </w:tc>
        <w:tc>
          <w:tcPr>
            <w:tcW w:w="360" w:type="dxa"/>
          </w:tcPr>
          <w:p w14:paraId="439CF803" w14:textId="77777777" w:rsidR="00C209FF" w:rsidRDefault="00C209FF" w:rsidP="00DD36A6">
            <w:pPr>
              <w:spacing w:after="0" w:line="240" w:lineRule="auto"/>
              <w:rPr>
                <w:rFonts w:ascii="Arial" w:hAnsi="Arial" w:cs="Arial"/>
                <w:b/>
                <w:bCs/>
                <w:sz w:val="24"/>
                <w:szCs w:val="24"/>
              </w:rPr>
            </w:pPr>
          </w:p>
        </w:tc>
        <w:tc>
          <w:tcPr>
            <w:tcW w:w="360" w:type="dxa"/>
          </w:tcPr>
          <w:p w14:paraId="77E36FA4" w14:textId="77777777" w:rsidR="00C209FF" w:rsidRDefault="00C209FF" w:rsidP="00DD36A6">
            <w:pPr>
              <w:spacing w:after="0" w:line="240" w:lineRule="auto"/>
              <w:rPr>
                <w:rFonts w:ascii="Arial" w:hAnsi="Arial" w:cs="Arial"/>
                <w:b/>
                <w:bCs/>
                <w:sz w:val="24"/>
                <w:szCs w:val="24"/>
              </w:rPr>
            </w:pPr>
          </w:p>
        </w:tc>
        <w:tc>
          <w:tcPr>
            <w:tcW w:w="360" w:type="dxa"/>
          </w:tcPr>
          <w:p w14:paraId="6B3EDDA3" w14:textId="77777777" w:rsidR="00C209FF" w:rsidRDefault="00C209FF" w:rsidP="00DD36A6">
            <w:pPr>
              <w:spacing w:after="0" w:line="240" w:lineRule="auto"/>
              <w:rPr>
                <w:rFonts w:ascii="Arial" w:hAnsi="Arial" w:cs="Arial"/>
                <w:b/>
                <w:bCs/>
                <w:sz w:val="24"/>
                <w:szCs w:val="24"/>
              </w:rPr>
            </w:pPr>
          </w:p>
        </w:tc>
        <w:tc>
          <w:tcPr>
            <w:tcW w:w="360" w:type="dxa"/>
          </w:tcPr>
          <w:p w14:paraId="65C9A82E" w14:textId="77777777" w:rsidR="00C209FF" w:rsidRDefault="00C209FF" w:rsidP="00DD36A6">
            <w:pPr>
              <w:spacing w:after="0" w:line="240" w:lineRule="auto"/>
              <w:rPr>
                <w:rFonts w:ascii="Arial" w:hAnsi="Arial" w:cs="Arial"/>
                <w:b/>
                <w:bCs/>
                <w:sz w:val="24"/>
                <w:szCs w:val="24"/>
              </w:rPr>
            </w:pPr>
          </w:p>
        </w:tc>
      </w:tr>
      <w:tr w:rsidR="00C209FF" w14:paraId="1ECCBC54" w14:textId="77777777" w:rsidTr="00DD36A6">
        <w:trPr>
          <w:trHeight w:val="56"/>
        </w:trPr>
        <w:tc>
          <w:tcPr>
            <w:tcW w:w="3325" w:type="dxa"/>
          </w:tcPr>
          <w:p w14:paraId="05770E89" w14:textId="77777777" w:rsidR="00C209FF" w:rsidRDefault="00C209FF" w:rsidP="00DD36A6">
            <w:pPr>
              <w:spacing w:after="0" w:line="240" w:lineRule="auto"/>
              <w:rPr>
                <w:rFonts w:ascii="Arial" w:hAnsi="Arial" w:cs="Arial"/>
                <w:sz w:val="24"/>
                <w:szCs w:val="24"/>
              </w:rPr>
            </w:pPr>
          </w:p>
        </w:tc>
        <w:tc>
          <w:tcPr>
            <w:tcW w:w="360" w:type="dxa"/>
          </w:tcPr>
          <w:p w14:paraId="4375470E" w14:textId="77777777" w:rsidR="00C209FF" w:rsidRDefault="00C209FF" w:rsidP="00DD36A6">
            <w:pPr>
              <w:spacing w:after="0" w:line="240" w:lineRule="auto"/>
              <w:rPr>
                <w:rFonts w:ascii="Arial" w:hAnsi="Arial" w:cs="Arial"/>
                <w:b/>
                <w:bCs/>
                <w:sz w:val="24"/>
                <w:szCs w:val="24"/>
              </w:rPr>
            </w:pPr>
          </w:p>
        </w:tc>
        <w:tc>
          <w:tcPr>
            <w:tcW w:w="360" w:type="dxa"/>
          </w:tcPr>
          <w:p w14:paraId="0533C127" w14:textId="77777777" w:rsidR="00C209FF" w:rsidRDefault="00C209FF" w:rsidP="00DD36A6">
            <w:pPr>
              <w:spacing w:after="0" w:line="240" w:lineRule="auto"/>
              <w:rPr>
                <w:rFonts w:ascii="Arial" w:hAnsi="Arial" w:cs="Arial"/>
                <w:b/>
                <w:bCs/>
                <w:sz w:val="24"/>
                <w:szCs w:val="24"/>
              </w:rPr>
            </w:pPr>
          </w:p>
        </w:tc>
        <w:tc>
          <w:tcPr>
            <w:tcW w:w="360" w:type="dxa"/>
          </w:tcPr>
          <w:p w14:paraId="2D859936" w14:textId="77777777" w:rsidR="00C209FF" w:rsidRDefault="00C209FF" w:rsidP="00DD36A6">
            <w:pPr>
              <w:spacing w:after="0" w:line="240" w:lineRule="auto"/>
              <w:rPr>
                <w:rFonts w:ascii="Arial" w:hAnsi="Arial" w:cs="Arial"/>
                <w:b/>
                <w:bCs/>
                <w:sz w:val="24"/>
                <w:szCs w:val="24"/>
              </w:rPr>
            </w:pPr>
          </w:p>
        </w:tc>
        <w:tc>
          <w:tcPr>
            <w:tcW w:w="360" w:type="dxa"/>
          </w:tcPr>
          <w:p w14:paraId="79536E40" w14:textId="77777777" w:rsidR="00C209FF" w:rsidRDefault="00C209FF" w:rsidP="00DD36A6">
            <w:pPr>
              <w:spacing w:after="0" w:line="240" w:lineRule="auto"/>
              <w:rPr>
                <w:rFonts w:ascii="Arial" w:hAnsi="Arial" w:cs="Arial"/>
                <w:b/>
                <w:bCs/>
                <w:sz w:val="24"/>
                <w:szCs w:val="24"/>
              </w:rPr>
            </w:pPr>
          </w:p>
        </w:tc>
        <w:tc>
          <w:tcPr>
            <w:tcW w:w="360" w:type="dxa"/>
          </w:tcPr>
          <w:p w14:paraId="10B991F4" w14:textId="77777777" w:rsidR="00C209FF" w:rsidRDefault="00C209FF" w:rsidP="00DD36A6">
            <w:pPr>
              <w:spacing w:after="0" w:line="240" w:lineRule="auto"/>
              <w:rPr>
                <w:rFonts w:ascii="Arial" w:hAnsi="Arial" w:cs="Arial"/>
                <w:b/>
                <w:bCs/>
                <w:sz w:val="24"/>
                <w:szCs w:val="24"/>
              </w:rPr>
            </w:pPr>
          </w:p>
        </w:tc>
        <w:tc>
          <w:tcPr>
            <w:tcW w:w="360" w:type="dxa"/>
          </w:tcPr>
          <w:p w14:paraId="3A20E521" w14:textId="77777777" w:rsidR="00C209FF" w:rsidRDefault="00C209FF" w:rsidP="00DD36A6">
            <w:pPr>
              <w:spacing w:after="0" w:line="240" w:lineRule="auto"/>
              <w:rPr>
                <w:rFonts w:ascii="Arial" w:hAnsi="Arial" w:cs="Arial"/>
                <w:b/>
                <w:bCs/>
                <w:sz w:val="24"/>
                <w:szCs w:val="24"/>
              </w:rPr>
            </w:pPr>
          </w:p>
        </w:tc>
        <w:tc>
          <w:tcPr>
            <w:tcW w:w="360" w:type="dxa"/>
          </w:tcPr>
          <w:p w14:paraId="1B02F244" w14:textId="77777777" w:rsidR="00C209FF" w:rsidRDefault="00C209FF" w:rsidP="00DD36A6">
            <w:pPr>
              <w:spacing w:after="0" w:line="240" w:lineRule="auto"/>
              <w:rPr>
                <w:rFonts w:ascii="Arial" w:hAnsi="Arial" w:cs="Arial"/>
                <w:b/>
                <w:bCs/>
                <w:sz w:val="24"/>
                <w:szCs w:val="24"/>
              </w:rPr>
            </w:pPr>
          </w:p>
        </w:tc>
        <w:tc>
          <w:tcPr>
            <w:tcW w:w="360" w:type="dxa"/>
          </w:tcPr>
          <w:p w14:paraId="5B14D4EC" w14:textId="77777777" w:rsidR="00C209FF" w:rsidRDefault="00C209FF" w:rsidP="00DD36A6">
            <w:pPr>
              <w:spacing w:after="0" w:line="240" w:lineRule="auto"/>
              <w:rPr>
                <w:rFonts w:ascii="Arial" w:hAnsi="Arial" w:cs="Arial"/>
                <w:b/>
                <w:bCs/>
                <w:sz w:val="24"/>
                <w:szCs w:val="24"/>
              </w:rPr>
            </w:pPr>
          </w:p>
        </w:tc>
        <w:tc>
          <w:tcPr>
            <w:tcW w:w="360" w:type="dxa"/>
          </w:tcPr>
          <w:p w14:paraId="493940BE" w14:textId="77777777" w:rsidR="00C209FF" w:rsidRDefault="00C209FF" w:rsidP="00DD36A6">
            <w:pPr>
              <w:spacing w:after="0" w:line="240" w:lineRule="auto"/>
              <w:rPr>
                <w:rFonts w:ascii="Arial" w:hAnsi="Arial" w:cs="Arial"/>
                <w:b/>
                <w:bCs/>
                <w:sz w:val="24"/>
                <w:szCs w:val="24"/>
              </w:rPr>
            </w:pPr>
          </w:p>
        </w:tc>
        <w:tc>
          <w:tcPr>
            <w:tcW w:w="360" w:type="dxa"/>
          </w:tcPr>
          <w:p w14:paraId="34759F27" w14:textId="77777777" w:rsidR="00C209FF" w:rsidRDefault="00C209FF" w:rsidP="00DD36A6">
            <w:pPr>
              <w:spacing w:after="0" w:line="240" w:lineRule="auto"/>
              <w:rPr>
                <w:rFonts w:ascii="Arial" w:hAnsi="Arial" w:cs="Arial"/>
                <w:b/>
                <w:bCs/>
                <w:sz w:val="24"/>
                <w:szCs w:val="24"/>
              </w:rPr>
            </w:pPr>
          </w:p>
        </w:tc>
        <w:tc>
          <w:tcPr>
            <w:tcW w:w="360" w:type="dxa"/>
          </w:tcPr>
          <w:p w14:paraId="1F6764C0" w14:textId="77777777" w:rsidR="00C209FF" w:rsidRDefault="00C209FF" w:rsidP="00DD36A6">
            <w:pPr>
              <w:spacing w:after="0" w:line="240" w:lineRule="auto"/>
              <w:rPr>
                <w:rFonts w:ascii="Arial" w:hAnsi="Arial" w:cs="Arial"/>
                <w:b/>
                <w:bCs/>
                <w:sz w:val="24"/>
                <w:szCs w:val="24"/>
              </w:rPr>
            </w:pPr>
          </w:p>
        </w:tc>
        <w:tc>
          <w:tcPr>
            <w:tcW w:w="360" w:type="dxa"/>
          </w:tcPr>
          <w:p w14:paraId="5C90DB76" w14:textId="77777777" w:rsidR="00C209FF" w:rsidRDefault="00C209FF" w:rsidP="00DD36A6">
            <w:pPr>
              <w:spacing w:after="0" w:line="240" w:lineRule="auto"/>
              <w:rPr>
                <w:rFonts w:ascii="Arial" w:hAnsi="Arial" w:cs="Arial"/>
                <w:b/>
                <w:bCs/>
                <w:sz w:val="24"/>
                <w:szCs w:val="24"/>
              </w:rPr>
            </w:pPr>
          </w:p>
        </w:tc>
        <w:tc>
          <w:tcPr>
            <w:tcW w:w="360" w:type="dxa"/>
          </w:tcPr>
          <w:p w14:paraId="3C40232C" w14:textId="77777777" w:rsidR="00C209FF" w:rsidRDefault="00C209FF" w:rsidP="00DD36A6">
            <w:pPr>
              <w:spacing w:after="0" w:line="240" w:lineRule="auto"/>
              <w:rPr>
                <w:rFonts w:ascii="Arial" w:hAnsi="Arial" w:cs="Arial"/>
                <w:b/>
                <w:bCs/>
                <w:sz w:val="24"/>
                <w:szCs w:val="24"/>
              </w:rPr>
            </w:pPr>
          </w:p>
        </w:tc>
        <w:tc>
          <w:tcPr>
            <w:tcW w:w="360" w:type="dxa"/>
          </w:tcPr>
          <w:p w14:paraId="039218A5" w14:textId="77777777" w:rsidR="00C209FF" w:rsidRDefault="00C209FF" w:rsidP="00DD36A6">
            <w:pPr>
              <w:spacing w:after="0" w:line="240" w:lineRule="auto"/>
              <w:rPr>
                <w:rFonts w:ascii="Arial" w:hAnsi="Arial" w:cs="Arial"/>
                <w:b/>
                <w:bCs/>
                <w:sz w:val="24"/>
                <w:szCs w:val="24"/>
              </w:rPr>
            </w:pPr>
          </w:p>
        </w:tc>
        <w:tc>
          <w:tcPr>
            <w:tcW w:w="360" w:type="dxa"/>
          </w:tcPr>
          <w:p w14:paraId="16C81443" w14:textId="77777777" w:rsidR="00C209FF" w:rsidRDefault="00C209FF" w:rsidP="00DD36A6">
            <w:pPr>
              <w:spacing w:after="0" w:line="240" w:lineRule="auto"/>
              <w:rPr>
                <w:rFonts w:ascii="Arial" w:hAnsi="Arial" w:cs="Arial"/>
                <w:b/>
                <w:bCs/>
                <w:sz w:val="24"/>
                <w:szCs w:val="24"/>
              </w:rPr>
            </w:pPr>
          </w:p>
        </w:tc>
        <w:tc>
          <w:tcPr>
            <w:tcW w:w="360" w:type="dxa"/>
          </w:tcPr>
          <w:p w14:paraId="14BE0929" w14:textId="77777777" w:rsidR="00C209FF" w:rsidRDefault="00C209FF" w:rsidP="00DD36A6">
            <w:pPr>
              <w:spacing w:after="0" w:line="240" w:lineRule="auto"/>
              <w:rPr>
                <w:rFonts w:ascii="Arial" w:hAnsi="Arial" w:cs="Arial"/>
                <w:b/>
                <w:bCs/>
                <w:sz w:val="24"/>
                <w:szCs w:val="24"/>
              </w:rPr>
            </w:pPr>
          </w:p>
        </w:tc>
        <w:tc>
          <w:tcPr>
            <w:tcW w:w="360" w:type="dxa"/>
          </w:tcPr>
          <w:p w14:paraId="597233EC" w14:textId="77777777" w:rsidR="00C209FF" w:rsidRDefault="00C209FF" w:rsidP="00DD36A6">
            <w:pPr>
              <w:spacing w:after="0" w:line="240" w:lineRule="auto"/>
              <w:rPr>
                <w:rFonts w:ascii="Arial" w:hAnsi="Arial" w:cs="Arial"/>
                <w:b/>
                <w:bCs/>
                <w:sz w:val="24"/>
                <w:szCs w:val="24"/>
              </w:rPr>
            </w:pPr>
          </w:p>
        </w:tc>
        <w:tc>
          <w:tcPr>
            <w:tcW w:w="360" w:type="dxa"/>
          </w:tcPr>
          <w:p w14:paraId="0D3ED043" w14:textId="77777777" w:rsidR="00C209FF" w:rsidRDefault="00C209FF" w:rsidP="00DD36A6">
            <w:pPr>
              <w:spacing w:after="0" w:line="240" w:lineRule="auto"/>
              <w:rPr>
                <w:rFonts w:ascii="Arial" w:hAnsi="Arial" w:cs="Arial"/>
                <w:b/>
                <w:bCs/>
                <w:sz w:val="24"/>
                <w:szCs w:val="24"/>
              </w:rPr>
            </w:pPr>
          </w:p>
        </w:tc>
        <w:tc>
          <w:tcPr>
            <w:tcW w:w="360" w:type="dxa"/>
          </w:tcPr>
          <w:p w14:paraId="3DC8408E" w14:textId="77777777" w:rsidR="00C209FF" w:rsidRDefault="00C209FF" w:rsidP="00DD36A6">
            <w:pPr>
              <w:spacing w:after="0" w:line="240" w:lineRule="auto"/>
              <w:rPr>
                <w:rFonts w:ascii="Arial" w:hAnsi="Arial" w:cs="Arial"/>
                <w:b/>
                <w:bCs/>
                <w:sz w:val="24"/>
                <w:szCs w:val="24"/>
              </w:rPr>
            </w:pPr>
          </w:p>
        </w:tc>
        <w:tc>
          <w:tcPr>
            <w:tcW w:w="360" w:type="dxa"/>
          </w:tcPr>
          <w:p w14:paraId="4661537D" w14:textId="77777777" w:rsidR="00C209FF" w:rsidRDefault="00C209FF" w:rsidP="00DD36A6">
            <w:pPr>
              <w:spacing w:after="0" w:line="240" w:lineRule="auto"/>
              <w:rPr>
                <w:rFonts w:ascii="Arial" w:hAnsi="Arial" w:cs="Arial"/>
                <w:b/>
                <w:bCs/>
                <w:sz w:val="24"/>
                <w:szCs w:val="24"/>
              </w:rPr>
            </w:pPr>
          </w:p>
        </w:tc>
      </w:tr>
      <w:tr w:rsidR="00C209FF" w14:paraId="6346A66C" w14:textId="77777777" w:rsidTr="00DD36A6">
        <w:trPr>
          <w:trHeight w:val="56"/>
        </w:trPr>
        <w:tc>
          <w:tcPr>
            <w:tcW w:w="3325" w:type="dxa"/>
          </w:tcPr>
          <w:p w14:paraId="2F6194CB" w14:textId="77777777" w:rsidR="00C209FF" w:rsidRDefault="00C209FF" w:rsidP="00DD36A6">
            <w:pPr>
              <w:spacing w:after="0" w:line="240" w:lineRule="auto"/>
              <w:rPr>
                <w:rFonts w:ascii="Arial" w:hAnsi="Arial" w:cs="Arial"/>
                <w:sz w:val="24"/>
                <w:szCs w:val="24"/>
              </w:rPr>
            </w:pPr>
          </w:p>
        </w:tc>
        <w:tc>
          <w:tcPr>
            <w:tcW w:w="360" w:type="dxa"/>
          </w:tcPr>
          <w:p w14:paraId="4D960504" w14:textId="77777777" w:rsidR="00C209FF" w:rsidRDefault="00C209FF" w:rsidP="00DD36A6">
            <w:pPr>
              <w:spacing w:after="0" w:line="240" w:lineRule="auto"/>
              <w:rPr>
                <w:rFonts w:ascii="Arial" w:hAnsi="Arial" w:cs="Arial"/>
                <w:b/>
                <w:bCs/>
                <w:sz w:val="24"/>
                <w:szCs w:val="24"/>
              </w:rPr>
            </w:pPr>
          </w:p>
        </w:tc>
        <w:tc>
          <w:tcPr>
            <w:tcW w:w="360" w:type="dxa"/>
          </w:tcPr>
          <w:p w14:paraId="0F4B390E" w14:textId="77777777" w:rsidR="00C209FF" w:rsidRDefault="00C209FF" w:rsidP="00DD36A6">
            <w:pPr>
              <w:spacing w:after="0" w:line="240" w:lineRule="auto"/>
              <w:rPr>
                <w:rFonts w:ascii="Arial" w:hAnsi="Arial" w:cs="Arial"/>
                <w:b/>
                <w:bCs/>
                <w:sz w:val="24"/>
                <w:szCs w:val="24"/>
              </w:rPr>
            </w:pPr>
          </w:p>
        </w:tc>
        <w:tc>
          <w:tcPr>
            <w:tcW w:w="360" w:type="dxa"/>
          </w:tcPr>
          <w:p w14:paraId="53D89651" w14:textId="77777777" w:rsidR="00C209FF" w:rsidRDefault="00C209FF" w:rsidP="00DD36A6">
            <w:pPr>
              <w:spacing w:after="0" w:line="240" w:lineRule="auto"/>
              <w:rPr>
                <w:rFonts w:ascii="Arial" w:hAnsi="Arial" w:cs="Arial"/>
                <w:b/>
                <w:bCs/>
                <w:sz w:val="24"/>
                <w:szCs w:val="24"/>
              </w:rPr>
            </w:pPr>
          </w:p>
        </w:tc>
        <w:tc>
          <w:tcPr>
            <w:tcW w:w="360" w:type="dxa"/>
          </w:tcPr>
          <w:p w14:paraId="370B7F29" w14:textId="77777777" w:rsidR="00C209FF" w:rsidRDefault="00C209FF" w:rsidP="00DD36A6">
            <w:pPr>
              <w:spacing w:after="0" w:line="240" w:lineRule="auto"/>
              <w:rPr>
                <w:rFonts w:ascii="Arial" w:hAnsi="Arial" w:cs="Arial"/>
                <w:b/>
                <w:bCs/>
                <w:sz w:val="24"/>
                <w:szCs w:val="24"/>
              </w:rPr>
            </w:pPr>
          </w:p>
        </w:tc>
        <w:tc>
          <w:tcPr>
            <w:tcW w:w="360" w:type="dxa"/>
          </w:tcPr>
          <w:p w14:paraId="4F1A2AA6" w14:textId="77777777" w:rsidR="00C209FF" w:rsidRDefault="00C209FF" w:rsidP="00DD36A6">
            <w:pPr>
              <w:spacing w:after="0" w:line="240" w:lineRule="auto"/>
              <w:rPr>
                <w:rFonts w:ascii="Arial" w:hAnsi="Arial" w:cs="Arial"/>
                <w:b/>
                <w:bCs/>
                <w:sz w:val="24"/>
                <w:szCs w:val="24"/>
              </w:rPr>
            </w:pPr>
          </w:p>
        </w:tc>
        <w:tc>
          <w:tcPr>
            <w:tcW w:w="360" w:type="dxa"/>
          </w:tcPr>
          <w:p w14:paraId="39E30B94" w14:textId="77777777" w:rsidR="00C209FF" w:rsidRDefault="00C209FF" w:rsidP="00DD36A6">
            <w:pPr>
              <w:spacing w:after="0" w:line="240" w:lineRule="auto"/>
              <w:rPr>
                <w:rFonts w:ascii="Arial" w:hAnsi="Arial" w:cs="Arial"/>
                <w:b/>
                <w:bCs/>
                <w:sz w:val="24"/>
                <w:szCs w:val="24"/>
              </w:rPr>
            </w:pPr>
          </w:p>
        </w:tc>
        <w:tc>
          <w:tcPr>
            <w:tcW w:w="360" w:type="dxa"/>
          </w:tcPr>
          <w:p w14:paraId="56400E79" w14:textId="77777777" w:rsidR="00C209FF" w:rsidRDefault="00C209FF" w:rsidP="00DD36A6">
            <w:pPr>
              <w:spacing w:after="0" w:line="240" w:lineRule="auto"/>
              <w:rPr>
                <w:rFonts w:ascii="Arial" w:hAnsi="Arial" w:cs="Arial"/>
                <w:b/>
                <w:bCs/>
                <w:sz w:val="24"/>
                <w:szCs w:val="24"/>
              </w:rPr>
            </w:pPr>
          </w:p>
        </w:tc>
        <w:tc>
          <w:tcPr>
            <w:tcW w:w="360" w:type="dxa"/>
          </w:tcPr>
          <w:p w14:paraId="72780C66" w14:textId="77777777" w:rsidR="00C209FF" w:rsidRDefault="00C209FF" w:rsidP="00DD36A6">
            <w:pPr>
              <w:spacing w:after="0" w:line="240" w:lineRule="auto"/>
              <w:rPr>
                <w:rFonts w:ascii="Arial" w:hAnsi="Arial" w:cs="Arial"/>
                <w:b/>
                <w:bCs/>
                <w:sz w:val="24"/>
                <w:szCs w:val="24"/>
              </w:rPr>
            </w:pPr>
          </w:p>
        </w:tc>
        <w:tc>
          <w:tcPr>
            <w:tcW w:w="360" w:type="dxa"/>
          </w:tcPr>
          <w:p w14:paraId="02809A19" w14:textId="77777777" w:rsidR="00C209FF" w:rsidRDefault="00C209FF" w:rsidP="00DD36A6">
            <w:pPr>
              <w:spacing w:after="0" w:line="240" w:lineRule="auto"/>
              <w:rPr>
                <w:rFonts w:ascii="Arial" w:hAnsi="Arial" w:cs="Arial"/>
                <w:b/>
                <w:bCs/>
                <w:sz w:val="24"/>
                <w:szCs w:val="24"/>
              </w:rPr>
            </w:pPr>
          </w:p>
        </w:tc>
        <w:tc>
          <w:tcPr>
            <w:tcW w:w="360" w:type="dxa"/>
          </w:tcPr>
          <w:p w14:paraId="1AA45A12" w14:textId="77777777" w:rsidR="00C209FF" w:rsidRDefault="00C209FF" w:rsidP="00DD36A6">
            <w:pPr>
              <w:spacing w:after="0" w:line="240" w:lineRule="auto"/>
              <w:rPr>
                <w:rFonts w:ascii="Arial" w:hAnsi="Arial" w:cs="Arial"/>
                <w:b/>
                <w:bCs/>
                <w:sz w:val="24"/>
                <w:szCs w:val="24"/>
              </w:rPr>
            </w:pPr>
          </w:p>
        </w:tc>
        <w:tc>
          <w:tcPr>
            <w:tcW w:w="360" w:type="dxa"/>
          </w:tcPr>
          <w:p w14:paraId="2E2025BB" w14:textId="77777777" w:rsidR="00C209FF" w:rsidRDefault="00C209FF" w:rsidP="00DD36A6">
            <w:pPr>
              <w:spacing w:after="0" w:line="240" w:lineRule="auto"/>
              <w:rPr>
                <w:rFonts w:ascii="Arial" w:hAnsi="Arial" w:cs="Arial"/>
                <w:b/>
                <w:bCs/>
                <w:sz w:val="24"/>
                <w:szCs w:val="24"/>
              </w:rPr>
            </w:pPr>
          </w:p>
        </w:tc>
        <w:tc>
          <w:tcPr>
            <w:tcW w:w="360" w:type="dxa"/>
          </w:tcPr>
          <w:p w14:paraId="22544277" w14:textId="77777777" w:rsidR="00C209FF" w:rsidRDefault="00C209FF" w:rsidP="00DD36A6">
            <w:pPr>
              <w:spacing w:after="0" w:line="240" w:lineRule="auto"/>
              <w:rPr>
                <w:rFonts w:ascii="Arial" w:hAnsi="Arial" w:cs="Arial"/>
                <w:b/>
                <w:bCs/>
                <w:sz w:val="24"/>
                <w:szCs w:val="24"/>
              </w:rPr>
            </w:pPr>
          </w:p>
        </w:tc>
        <w:tc>
          <w:tcPr>
            <w:tcW w:w="360" w:type="dxa"/>
          </w:tcPr>
          <w:p w14:paraId="1586864E" w14:textId="77777777" w:rsidR="00C209FF" w:rsidRDefault="00C209FF" w:rsidP="00DD36A6">
            <w:pPr>
              <w:spacing w:after="0" w:line="240" w:lineRule="auto"/>
              <w:rPr>
                <w:rFonts w:ascii="Arial" w:hAnsi="Arial" w:cs="Arial"/>
                <w:b/>
                <w:bCs/>
                <w:sz w:val="24"/>
                <w:szCs w:val="24"/>
              </w:rPr>
            </w:pPr>
          </w:p>
        </w:tc>
        <w:tc>
          <w:tcPr>
            <w:tcW w:w="360" w:type="dxa"/>
          </w:tcPr>
          <w:p w14:paraId="64DB2537" w14:textId="77777777" w:rsidR="00C209FF" w:rsidRDefault="00C209FF" w:rsidP="00DD36A6">
            <w:pPr>
              <w:spacing w:after="0" w:line="240" w:lineRule="auto"/>
              <w:rPr>
                <w:rFonts w:ascii="Arial" w:hAnsi="Arial" w:cs="Arial"/>
                <w:b/>
                <w:bCs/>
                <w:sz w:val="24"/>
                <w:szCs w:val="24"/>
              </w:rPr>
            </w:pPr>
          </w:p>
        </w:tc>
        <w:tc>
          <w:tcPr>
            <w:tcW w:w="360" w:type="dxa"/>
          </w:tcPr>
          <w:p w14:paraId="462FA8BD" w14:textId="77777777" w:rsidR="00C209FF" w:rsidRDefault="00C209FF" w:rsidP="00DD36A6">
            <w:pPr>
              <w:spacing w:after="0" w:line="240" w:lineRule="auto"/>
              <w:rPr>
                <w:rFonts w:ascii="Arial" w:hAnsi="Arial" w:cs="Arial"/>
                <w:b/>
                <w:bCs/>
                <w:sz w:val="24"/>
                <w:szCs w:val="24"/>
              </w:rPr>
            </w:pPr>
          </w:p>
        </w:tc>
        <w:tc>
          <w:tcPr>
            <w:tcW w:w="360" w:type="dxa"/>
          </w:tcPr>
          <w:p w14:paraId="2D693ADF" w14:textId="77777777" w:rsidR="00C209FF" w:rsidRDefault="00C209FF" w:rsidP="00DD36A6">
            <w:pPr>
              <w:spacing w:after="0" w:line="240" w:lineRule="auto"/>
              <w:rPr>
                <w:rFonts w:ascii="Arial" w:hAnsi="Arial" w:cs="Arial"/>
                <w:b/>
                <w:bCs/>
                <w:sz w:val="24"/>
                <w:szCs w:val="24"/>
              </w:rPr>
            </w:pPr>
          </w:p>
        </w:tc>
        <w:tc>
          <w:tcPr>
            <w:tcW w:w="360" w:type="dxa"/>
          </w:tcPr>
          <w:p w14:paraId="3904392E" w14:textId="77777777" w:rsidR="00C209FF" w:rsidRDefault="00C209FF" w:rsidP="00DD36A6">
            <w:pPr>
              <w:spacing w:after="0" w:line="240" w:lineRule="auto"/>
              <w:rPr>
                <w:rFonts w:ascii="Arial" w:hAnsi="Arial" w:cs="Arial"/>
                <w:b/>
                <w:bCs/>
                <w:sz w:val="24"/>
                <w:szCs w:val="24"/>
              </w:rPr>
            </w:pPr>
          </w:p>
        </w:tc>
        <w:tc>
          <w:tcPr>
            <w:tcW w:w="360" w:type="dxa"/>
          </w:tcPr>
          <w:p w14:paraId="72126E14" w14:textId="77777777" w:rsidR="00C209FF" w:rsidRDefault="00C209FF" w:rsidP="00DD36A6">
            <w:pPr>
              <w:spacing w:after="0" w:line="240" w:lineRule="auto"/>
              <w:rPr>
                <w:rFonts w:ascii="Arial" w:hAnsi="Arial" w:cs="Arial"/>
                <w:b/>
                <w:bCs/>
                <w:sz w:val="24"/>
                <w:szCs w:val="24"/>
              </w:rPr>
            </w:pPr>
          </w:p>
        </w:tc>
        <w:tc>
          <w:tcPr>
            <w:tcW w:w="360" w:type="dxa"/>
          </w:tcPr>
          <w:p w14:paraId="4815E356" w14:textId="77777777" w:rsidR="00C209FF" w:rsidRDefault="00C209FF" w:rsidP="00DD36A6">
            <w:pPr>
              <w:spacing w:after="0" w:line="240" w:lineRule="auto"/>
              <w:rPr>
                <w:rFonts w:ascii="Arial" w:hAnsi="Arial" w:cs="Arial"/>
                <w:b/>
                <w:bCs/>
                <w:sz w:val="24"/>
                <w:szCs w:val="24"/>
              </w:rPr>
            </w:pPr>
          </w:p>
        </w:tc>
        <w:tc>
          <w:tcPr>
            <w:tcW w:w="360" w:type="dxa"/>
          </w:tcPr>
          <w:p w14:paraId="0ABF2DA4" w14:textId="77777777" w:rsidR="00C209FF" w:rsidRDefault="00C209FF" w:rsidP="00DD36A6">
            <w:pPr>
              <w:spacing w:after="0" w:line="240" w:lineRule="auto"/>
              <w:rPr>
                <w:rFonts w:ascii="Arial" w:hAnsi="Arial" w:cs="Arial"/>
                <w:b/>
                <w:bCs/>
                <w:sz w:val="24"/>
                <w:szCs w:val="24"/>
              </w:rPr>
            </w:pPr>
          </w:p>
        </w:tc>
      </w:tr>
    </w:tbl>
    <w:p w14:paraId="2E200DAF" w14:textId="1C3D7B25" w:rsidR="00154C9C" w:rsidRDefault="00154C9C" w:rsidP="00DE3183">
      <w:pPr>
        <w:spacing w:after="0" w:line="240" w:lineRule="auto"/>
        <w:jc w:val="both"/>
        <w:rPr>
          <w:rFonts w:ascii="Arial" w:hAnsi="Arial" w:cs="Arial"/>
          <w:b/>
          <w:bCs/>
          <w:sz w:val="24"/>
          <w:szCs w:val="24"/>
        </w:rPr>
      </w:pPr>
    </w:p>
    <w:p w14:paraId="7B13624C" w14:textId="77777777" w:rsidR="00DE3183" w:rsidRDefault="00DE3183" w:rsidP="00DE3183">
      <w:pPr>
        <w:spacing w:after="0" w:line="240" w:lineRule="auto"/>
        <w:jc w:val="both"/>
        <w:rPr>
          <w:rFonts w:ascii="Arial" w:hAnsi="Arial" w:cs="Arial"/>
          <w:b/>
          <w:bCs/>
          <w:sz w:val="24"/>
          <w:szCs w:val="24"/>
        </w:rPr>
      </w:pPr>
    </w:p>
    <w:p w14:paraId="2276D8DD" w14:textId="77777777" w:rsidR="00DE3183" w:rsidRDefault="00DE3183" w:rsidP="00DE3183">
      <w:pPr>
        <w:spacing w:after="0" w:line="240" w:lineRule="auto"/>
        <w:jc w:val="both"/>
        <w:rPr>
          <w:rFonts w:ascii="Arial" w:hAnsi="Arial" w:cs="Arial"/>
          <w:b/>
          <w:bCs/>
          <w:sz w:val="24"/>
          <w:szCs w:val="24"/>
        </w:rPr>
      </w:pPr>
    </w:p>
    <w:p w14:paraId="59C76DC1" w14:textId="77777777" w:rsidR="00C209FF" w:rsidRDefault="00C209FF" w:rsidP="00DE3183">
      <w:pPr>
        <w:spacing w:after="0" w:line="240" w:lineRule="auto"/>
        <w:jc w:val="both"/>
        <w:rPr>
          <w:rFonts w:ascii="Arial" w:hAnsi="Arial" w:cs="Arial"/>
          <w:b/>
          <w:bCs/>
          <w:sz w:val="24"/>
          <w:szCs w:val="24"/>
        </w:rPr>
      </w:pPr>
    </w:p>
    <w:p w14:paraId="3CBCF95E" w14:textId="77777777" w:rsidR="00C209FF" w:rsidRDefault="00C209FF" w:rsidP="00DE3183">
      <w:pPr>
        <w:spacing w:after="0" w:line="240" w:lineRule="auto"/>
        <w:jc w:val="both"/>
        <w:rPr>
          <w:rFonts w:ascii="Arial" w:hAnsi="Arial" w:cs="Arial"/>
          <w:b/>
          <w:bCs/>
          <w:sz w:val="24"/>
          <w:szCs w:val="24"/>
        </w:rPr>
      </w:pPr>
    </w:p>
    <w:p w14:paraId="6EA16FF8" w14:textId="77777777" w:rsidR="00C209FF" w:rsidRDefault="00C209FF" w:rsidP="00DE3183">
      <w:pPr>
        <w:spacing w:after="0" w:line="240" w:lineRule="auto"/>
        <w:jc w:val="both"/>
        <w:rPr>
          <w:rFonts w:ascii="Arial" w:hAnsi="Arial" w:cs="Arial"/>
          <w:b/>
          <w:bCs/>
          <w:sz w:val="24"/>
          <w:szCs w:val="24"/>
        </w:rPr>
      </w:pPr>
    </w:p>
    <w:p w14:paraId="4749EC15" w14:textId="77777777" w:rsidR="00C209FF" w:rsidRDefault="00C209FF" w:rsidP="00DE3183">
      <w:pPr>
        <w:spacing w:after="0" w:line="240" w:lineRule="auto"/>
        <w:jc w:val="both"/>
        <w:rPr>
          <w:rFonts w:ascii="Arial" w:hAnsi="Arial" w:cs="Arial"/>
          <w:b/>
          <w:bCs/>
          <w:sz w:val="24"/>
          <w:szCs w:val="24"/>
        </w:rPr>
      </w:pPr>
    </w:p>
    <w:p w14:paraId="719E4A49" w14:textId="77777777" w:rsidR="00C209FF" w:rsidRDefault="00C209FF" w:rsidP="00DE3183">
      <w:pPr>
        <w:spacing w:after="0" w:line="240" w:lineRule="auto"/>
        <w:jc w:val="both"/>
        <w:rPr>
          <w:rFonts w:ascii="Arial" w:hAnsi="Arial" w:cs="Arial"/>
          <w:b/>
          <w:bCs/>
          <w:sz w:val="24"/>
          <w:szCs w:val="24"/>
        </w:rPr>
      </w:pPr>
    </w:p>
    <w:p w14:paraId="48BB1113" w14:textId="77777777" w:rsidR="00C209FF" w:rsidRDefault="00C209FF" w:rsidP="00DE3183">
      <w:pPr>
        <w:spacing w:after="0" w:line="240" w:lineRule="auto"/>
        <w:jc w:val="both"/>
        <w:rPr>
          <w:rFonts w:ascii="Arial" w:hAnsi="Arial" w:cs="Arial"/>
          <w:b/>
          <w:bCs/>
          <w:sz w:val="24"/>
          <w:szCs w:val="24"/>
        </w:rPr>
      </w:pPr>
    </w:p>
    <w:p w14:paraId="2968B130" w14:textId="77777777" w:rsidR="00C209FF" w:rsidRDefault="00C209FF" w:rsidP="00DE3183">
      <w:pPr>
        <w:spacing w:after="0" w:line="240" w:lineRule="auto"/>
        <w:jc w:val="both"/>
        <w:rPr>
          <w:rFonts w:ascii="Arial" w:hAnsi="Arial" w:cs="Arial"/>
          <w:b/>
          <w:bCs/>
          <w:sz w:val="24"/>
          <w:szCs w:val="24"/>
        </w:rPr>
      </w:pPr>
    </w:p>
    <w:p w14:paraId="473D94D6" w14:textId="77777777" w:rsidR="00C209FF" w:rsidRDefault="00C209FF" w:rsidP="00DE3183">
      <w:pPr>
        <w:spacing w:after="0" w:line="240" w:lineRule="auto"/>
        <w:jc w:val="both"/>
        <w:rPr>
          <w:rFonts w:ascii="Arial" w:hAnsi="Arial" w:cs="Arial"/>
          <w:b/>
          <w:bCs/>
          <w:sz w:val="24"/>
          <w:szCs w:val="24"/>
        </w:rPr>
      </w:pPr>
    </w:p>
    <w:p w14:paraId="7797916D" w14:textId="118A0216" w:rsidR="00C209FF" w:rsidRDefault="00C209FF" w:rsidP="00DE3183">
      <w:pPr>
        <w:spacing w:after="0" w:line="240" w:lineRule="auto"/>
        <w:jc w:val="both"/>
        <w:rPr>
          <w:rFonts w:ascii="Arial" w:hAnsi="Arial" w:cs="Arial"/>
          <w:b/>
          <w:bCs/>
          <w:sz w:val="24"/>
          <w:szCs w:val="24"/>
        </w:rPr>
      </w:pPr>
      <w:r>
        <w:rPr>
          <w:rFonts w:ascii="Arial" w:hAnsi="Arial" w:cs="Arial"/>
          <w:b/>
          <w:bCs/>
          <w:sz w:val="24"/>
          <w:szCs w:val="24"/>
        </w:rPr>
        <w:t>Budget Recommendation</w:t>
      </w:r>
    </w:p>
    <w:p w14:paraId="5FEF3534" w14:textId="77777777" w:rsidR="00C209FF" w:rsidRDefault="00C209FF" w:rsidP="00DE3183">
      <w:pPr>
        <w:spacing w:after="0" w:line="240" w:lineRule="auto"/>
        <w:jc w:val="both"/>
        <w:rPr>
          <w:rFonts w:ascii="Arial" w:hAnsi="Arial" w:cs="Arial"/>
          <w:b/>
          <w:bCs/>
          <w:sz w:val="24"/>
          <w:szCs w:val="24"/>
        </w:rPr>
      </w:pPr>
    </w:p>
    <w:p w14:paraId="0AF8417C" w14:textId="4F24990E" w:rsidR="00C209FF" w:rsidRPr="00C209FF" w:rsidRDefault="00C209FF" w:rsidP="00DE3183">
      <w:pPr>
        <w:spacing w:after="0" w:line="240" w:lineRule="auto"/>
        <w:jc w:val="both"/>
        <w:rPr>
          <w:rFonts w:ascii="Arial" w:hAnsi="Arial" w:cs="Arial"/>
          <w:sz w:val="24"/>
          <w:szCs w:val="24"/>
        </w:rPr>
      </w:pPr>
      <w:r>
        <w:rPr>
          <w:rFonts w:ascii="Arial" w:hAnsi="Arial" w:cs="Arial"/>
          <w:b/>
          <w:bCs/>
          <w:sz w:val="24"/>
          <w:szCs w:val="24"/>
        </w:rPr>
        <w:tab/>
      </w:r>
      <w:r w:rsidRPr="00C209FF">
        <w:rPr>
          <w:rFonts w:ascii="Arial" w:hAnsi="Arial" w:cs="Arial"/>
          <w:sz w:val="24"/>
          <w:szCs w:val="24"/>
        </w:rPr>
        <w:t xml:space="preserve">The table shows the </w:t>
      </w:r>
      <w:r>
        <w:rPr>
          <w:rFonts w:ascii="Arial" w:hAnsi="Arial" w:cs="Arial"/>
          <w:sz w:val="24"/>
          <w:szCs w:val="24"/>
        </w:rPr>
        <w:t>b</w:t>
      </w:r>
      <w:r w:rsidRPr="00C209FF">
        <w:rPr>
          <w:rFonts w:ascii="Arial" w:hAnsi="Arial" w:cs="Arial"/>
          <w:sz w:val="24"/>
          <w:szCs w:val="24"/>
        </w:rPr>
        <w:t>u</w:t>
      </w:r>
      <w:r>
        <w:rPr>
          <w:rFonts w:ascii="Arial" w:hAnsi="Arial" w:cs="Arial"/>
          <w:sz w:val="24"/>
          <w:szCs w:val="24"/>
        </w:rPr>
        <w:t>d</w:t>
      </w:r>
      <w:r w:rsidRPr="00C209FF">
        <w:rPr>
          <w:rFonts w:ascii="Arial" w:hAnsi="Arial" w:cs="Arial"/>
          <w:sz w:val="24"/>
          <w:szCs w:val="24"/>
        </w:rPr>
        <w:t>get recommendation for the implementation of the system.</w:t>
      </w:r>
    </w:p>
    <w:p w14:paraId="7EF7BFC8" w14:textId="77777777" w:rsidR="00C209FF" w:rsidRDefault="00C209FF" w:rsidP="00DE3183">
      <w:pPr>
        <w:spacing w:after="0" w:line="240" w:lineRule="auto"/>
        <w:jc w:val="both"/>
        <w:rPr>
          <w:rFonts w:ascii="Arial" w:hAnsi="Arial" w:cs="Arial"/>
          <w:b/>
          <w:bCs/>
          <w:sz w:val="24"/>
          <w:szCs w:val="24"/>
        </w:rPr>
      </w:pPr>
    </w:p>
    <w:p w14:paraId="74137963" w14:textId="59116833" w:rsidR="00C209FF" w:rsidRDefault="00C209FF" w:rsidP="00DE3183">
      <w:pPr>
        <w:spacing w:after="0" w:line="240" w:lineRule="auto"/>
        <w:jc w:val="both"/>
        <w:rPr>
          <w:rFonts w:ascii="Arial" w:hAnsi="Arial" w:cs="Arial"/>
          <w:sz w:val="24"/>
          <w:szCs w:val="24"/>
        </w:rPr>
      </w:pPr>
      <w:r w:rsidRPr="00C209FF">
        <w:rPr>
          <w:rFonts w:ascii="Arial" w:hAnsi="Arial" w:cs="Arial"/>
          <w:sz w:val="24"/>
          <w:szCs w:val="24"/>
        </w:rPr>
        <w:t>Recommended Budget for the Implementation of the System</w:t>
      </w:r>
    </w:p>
    <w:p w14:paraId="7AF8B716" w14:textId="77777777" w:rsidR="00C209FF" w:rsidRDefault="00C209FF" w:rsidP="00DE3183">
      <w:pPr>
        <w:spacing w:after="0" w:line="240" w:lineRule="auto"/>
        <w:jc w:val="both"/>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2057"/>
        <w:gridCol w:w="1609"/>
        <w:gridCol w:w="1641"/>
        <w:gridCol w:w="1436"/>
      </w:tblGrid>
      <w:tr w:rsidR="009C1F69" w14:paraId="4335B827" w14:textId="77777777" w:rsidTr="002945FC">
        <w:tc>
          <w:tcPr>
            <w:tcW w:w="1726" w:type="dxa"/>
            <w:tcBorders>
              <w:top w:val="single" w:sz="24" w:space="0" w:color="auto"/>
              <w:bottom w:val="single" w:sz="4" w:space="0" w:color="auto"/>
            </w:tcBorders>
          </w:tcPr>
          <w:p w14:paraId="68A61A64" w14:textId="4C9617F8" w:rsidR="009C1F69" w:rsidRDefault="009C1F69" w:rsidP="009C1F69">
            <w:pPr>
              <w:spacing w:after="0" w:line="240" w:lineRule="auto"/>
              <w:jc w:val="left"/>
              <w:rPr>
                <w:rFonts w:ascii="Arial" w:hAnsi="Arial" w:cs="Arial"/>
                <w:sz w:val="24"/>
                <w:szCs w:val="24"/>
              </w:rPr>
            </w:pPr>
            <w:r>
              <w:rPr>
                <w:rFonts w:ascii="Arial" w:hAnsi="Arial" w:cs="Arial"/>
                <w:sz w:val="24"/>
                <w:szCs w:val="24"/>
              </w:rPr>
              <w:t>PARTICULARS</w:t>
            </w:r>
          </w:p>
        </w:tc>
        <w:tc>
          <w:tcPr>
            <w:tcW w:w="1726" w:type="dxa"/>
            <w:tcBorders>
              <w:top w:val="single" w:sz="24" w:space="0" w:color="auto"/>
              <w:bottom w:val="single" w:sz="4" w:space="0" w:color="auto"/>
            </w:tcBorders>
          </w:tcPr>
          <w:p w14:paraId="474F5368" w14:textId="3585B62A" w:rsidR="009C1F69" w:rsidRDefault="009C1F69" w:rsidP="009C1F69">
            <w:pPr>
              <w:spacing w:after="0" w:line="240" w:lineRule="auto"/>
              <w:jc w:val="left"/>
              <w:rPr>
                <w:rFonts w:ascii="Arial" w:hAnsi="Arial" w:cs="Arial"/>
                <w:sz w:val="24"/>
                <w:szCs w:val="24"/>
              </w:rPr>
            </w:pPr>
            <w:r>
              <w:rPr>
                <w:rFonts w:ascii="Arial" w:hAnsi="Arial" w:cs="Arial"/>
                <w:sz w:val="24"/>
                <w:szCs w:val="24"/>
              </w:rPr>
              <w:t>SPECIFICATION</w:t>
            </w:r>
          </w:p>
        </w:tc>
        <w:tc>
          <w:tcPr>
            <w:tcW w:w="1726" w:type="dxa"/>
            <w:tcBorders>
              <w:top w:val="single" w:sz="24" w:space="0" w:color="auto"/>
              <w:bottom w:val="single" w:sz="4" w:space="0" w:color="auto"/>
            </w:tcBorders>
          </w:tcPr>
          <w:p w14:paraId="493F97E5" w14:textId="6345D611" w:rsidR="00C209FF" w:rsidRDefault="009C1F69" w:rsidP="009C1F69">
            <w:pPr>
              <w:spacing w:after="0" w:line="240" w:lineRule="auto"/>
              <w:jc w:val="center"/>
              <w:rPr>
                <w:rFonts w:ascii="Arial" w:hAnsi="Arial" w:cs="Arial"/>
                <w:sz w:val="24"/>
                <w:szCs w:val="24"/>
              </w:rPr>
            </w:pPr>
            <w:r>
              <w:rPr>
                <w:rFonts w:ascii="Arial" w:hAnsi="Arial" w:cs="Arial"/>
                <w:sz w:val="24"/>
                <w:szCs w:val="24"/>
              </w:rPr>
              <w:t>QUANTITY</w:t>
            </w:r>
          </w:p>
        </w:tc>
        <w:tc>
          <w:tcPr>
            <w:tcW w:w="1726" w:type="dxa"/>
            <w:tcBorders>
              <w:top w:val="single" w:sz="24" w:space="0" w:color="auto"/>
              <w:bottom w:val="single" w:sz="4" w:space="0" w:color="auto"/>
            </w:tcBorders>
          </w:tcPr>
          <w:p w14:paraId="0DDBC92E" w14:textId="77777777" w:rsidR="009C1F69" w:rsidRDefault="009C1F69" w:rsidP="009C1F69">
            <w:pPr>
              <w:spacing w:after="0" w:line="240" w:lineRule="auto"/>
              <w:jc w:val="center"/>
              <w:rPr>
                <w:rFonts w:ascii="Arial" w:hAnsi="Arial" w:cs="Arial"/>
                <w:sz w:val="24"/>
                <w:szCs w:val="24"/>
              </w:rPr>
            </w:pPr>
            <w:r>
              <w:rPr>
                <w:rFonts w:ascii="Arial" w:hAnsi="Arial" w:cs="Arial"/>
                <w:sz w:val="24"/>
                <w:szCs w:val="24"/>
              </w:rPr>
              <w:t>COST/UNIT</w:t>
            </w:r>
          </w:p>
          <w:p w14:paraId="27B3013D" w14:textId="340041B3" w:rsidR="009C1F69" w:rsidRDefault="009C1F69" w:rsidP="009C1F69">
            <w:pPr>
              <w:spacing w:after="0" w:line="240" w:lineRule="auto"/>
              <w:jc w:val="center"/>
              <w:rPr>
                <w:rFonts w:ascii="Arial" w:hAnsi="Arial" w:cs="Arial"/>
                <w:sz w:val="24"/>
                <w:szCs w:val="24"/>
              </w:rPr>
            </w:pPr>
            <w:r>
              <w:rPr>
                <w:rFonts w:ascii="Arial" w:hAnsi="Arial" w:cs="Arial"/>
                <w:sz w:val="24"/>
                <w:szCs w:val="24"/>
              </w:rPr>
              <w:t>(</w:t>
            </w:r>
            <w:proofErr w:type="spellStart"/>
            <w:r>
              <w:rPr>
                <w:rFonts w:ascii="Arial" w:hAnsi="Arial" w:cs="Arial"/>
                <w:sz w:val="24"/>
                <w:szCs w:val="24"/>
              </w:rPr>
              <w:t>Php</w:t>
            </w:r>
            <w:proofErr w:type="spellEnd"/>
            <w:r>
              <w:rPr>
                <w:rFonts w:ascii="Arial" w:hAnsi="Arial" w:cs="Arial"/>
                <w:sz w:val="24"/>
                <w:szCs w:val="24"/>
              </w:rPr>
              <w:t>)</w:t>
            </w:r>
          </w:p>
        </w:tc>
        <w:tc>
          <w:tcPr>
            <w:tcW w:w="1726" w:type="dxa"/>
            <w:tcBorders>
              <w:top w:val="single" w:sz="24" w:space="0" w:color="auto"/>
              <w:bottom w:val="single" w:sz="4" w:space="0" w:color="auto"/>
            </w:tcBorders>
          </w:tcPr>
          <w:p w14:paraId="44CC4A63" w14:textId="77777777" w:rsidR="00C209FF" w:rsidRDefault="009C1F69" w:rsidP="009C1F69">
            <w:pPr>
              <w:spacing w:after="0" w:line="240" w:lineRule="auto"/>
              <w:jc w:val="center"/>
              <w:rPr>
                <w:rFonts w:ascii="Arial" w:hAnsi="Arial" w:cs="Arial"/>
                <w:sz w:val="24"/>
                <w:szCs w:val="24"/>
              </w:rPr>
            </w:pPr>
            <w:r>
              <w:rPr>
                <w:rFonts w:ascii="Arial" w:hAnsi="Arial" w:cs="Arial"/>
                <w:sz w:val="24"/>
                <w:szCs w:val="24"/>
              </w:rPr>
              <w:t>TOTAL</w:t>
            </w:r>
          </w:p>
          <w:p w14:paraId="19433ADC" w14:textId="5F65FE21" w:rsidR="009C1F69" w:rsidRDefault="009C1F69" w:rsidP="009C1F69">
            <w:pPr>
              <w:spacing w:after="0" w:line="240" w:lineRule="auto"/>
              <w:jc w:val="center"/>
              <w:rPr>
                <w:rFonts w:ascii="Arial" w:hAnsi="Arial" w:cs="Arial"/>
                <w:sz w:val="24"/>
                <w:szCs w:val="24"/>
              </w:rPr>
            </w:pPr>
            <w:r>
              <w:rPr>
                <w:rFonts w:ascii="Arial" w:hAnsi="Arial" w:cs="Arial"/>
                <w:sz w:val="24"/>
                <w:szCs w:val="24"/>
              </w:rPr>
              <w:t>(</w:t>
            </w:r>
            <w:proofErr w:type="spellStart"/>
            <w:r>
              <w:rPr>
                <w:rFonts w:ascii="Arial" w:hAnsi="Arial" w:cs="Arial"/>
                <w:sz w:val="24"/>
                <w:szCs w:val="24"/>
              </w:rPr>
              <w:t>Php</w:t>
            </w:r>
            <w:proofErr w:type="spellEnd"/>
            <w:r>
              <w:rPr>
                <w:rFonts w:ascii="Arial" w:hAnsi="Arial" w:cs="Arial"/>
                <w:sz w:val="24"/>
                <w:szCs w:val="24"/>
              </w:rPr>
              <w:t>)</w:t>
            </w:r>
          </w:p>
        </w:tc>
      </w:tr>
      <w:tr w:rsidR="009C1F69" w14:paraId="5DD9967D" w14:textId="77777777" w:rsidTr="002945FC">
        <w:tc>
          <w:tcPr>
            <w:tcW w:w="1726" w:type="dxa"/>
            <w:tcBorders>
              <w:top w:val="single" w:sz="4" w:space="0" w:color="auto"/>
            </w:tcBorders>
          </w:tcPr>
          <w:p w14:paraId="7EE68CC7" w14:textId="7308A295" w:rsidR="00C209FF" w:rsidRDefault="009C1F69" w:rsidP="00DE3183">
            <w:pPr>
              <w:spacing w:after="0" w:line="240" w:lineRule="auto"/>
              <w:rPr>
                <w:rFonts w:ascii="Arial" w:hAnsi="Arial" w:cs="Arial"/>
                <w:sz w:val="24"/>
                <w:szCs w:val="24"/>
              </w:rPr>
            </w:pPr>
            <w:r>
              <w:rPr>
                <w:rFonts w:ascii="Arial" w:hAnsi="Arial" w:cs="Arial"/>
                <w:sz w:val="24"/>
                <w:szCs w:val="24"/>
              </w:rPr>
              <w:t>Hardware</w:t>
            </w:r>
          </w:p>
        </w:tc>
        <w:tc>
          <w:tcPr>
            <w:tcW w:w="1726" w:type="dxa"/>
            <w:tcBorders>
              <w:top w:val="single" w:sz="4" w:space="0" w:color="auto"/>
            </w:tcBorders>
          </w:tcPr>
          <w:p w14:paraId="6DB39B9C"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1E65B07A"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3E2FF516" w14:textId="77777777" w:rsidR="00C209FF" w:rsidRDefault="00C209FF" w:rsidP="00DE3183">
            <w:pPr>
              <w:spacing w:after="0" w:line="240" w:lineRule="auto"/>
              <w:rPr>
                <w:rFonts w:ascii="Arial" w:hAnsi="Arial" w:cs="Arial"/>
                <w:sz w:val="24"/>
                <w:szCs w:val="24"/>
              </w:rPr>
            </w:pPr>
          </w:p>
        </w:tc>
        <w:tc>
          <w:tcPr>
            <w:tcW w:w="1726" w:type="dxa"/>
            <w:tcBorders>
              <w:top w:val="single" w:sz="4" w:space="0" w:color="auto"/>
            </w:tcBorders>
          </w:tcPr>
          <w:p w14:paraId="50DA32BE" w14:textId="77777777" w:rsidR="00C209FF" w:rsidRDefault="00C209FF" w:rsidP="00DE3183">
            <w:pPr>
              <w:spacing w:after="0" w:line="240" w:lineRule="auto"/>
              <w:rPr>
                <w:rFonts w:ascii="Arial" w:hAnsi="Arial" w:cs="Arial"/>
                <w:sz w:val="24"/>
                <w:szCs w:val="24"/>
              </w:rPr>
            </w:pPr>
          </w:p>
        </w:tc>
      </w:tr>
      <w:tr w:rsidR="009C1F69" w14:paraId="7759CEDA" w14:textId="77777777" w:rsidTr="002945FC">
        <w:tc>
          <w:tcPr>
            <w:tcW w:w="1726" w:type="dxa"/>
          </w:tcPr>
          <w:p w14:paraId="7F6F0FB9" w14:textId="77777777" w:rsidR="00C209FF" w:rsidRDefault="00C209FF" w:rsidP="00DE3183">
            <w:pPr>
              <w:spacing w:after="0" w:line="240" w:lineRule="auto"/>
              <w:rPr>
                <w:rFonts w:ascii="Arial" w:hAnsi="Arial" w:cs="Arial"/>
                <w:sz w:val="24"/>
                <w:szCs w:val="24"/>
              </w:rPr>
            </w:pPr>
          </w:p>
        </w:tc>
        <w:tc>
          <w:tcPr>
            <w:tcW w:w="1726" w:type="dxa"/>
          </w:tcPr>
          <w:p w14:paraId="62BB3600" w14:textId="77777777" w:rsidR="00C209FF" w:rsidRDefault="00C209FF" w:rsidP="00DE3183">
            <w:pPr>
              <w:spacing w:after="0" w:line="240" w:lineRule="auto"/>
              <w:rPr>
                <w:rFonts w:ascii="Arial" w:hAnsi="Arial" w:cs="Arial"/>
                <w:sz w:val="24"/>
                <w:szCs w:val="24"/>
              </w:rPr>
            </w:pPr>
          </w:p>
        </w:tc>
        <w:tc>
          <w:tcPr>
            <w:tcW w:w="1726" w:type="dxa"/>
          </w:tcPr>
          <w:p w14:paraId="43137956" w14:textId="77777777" w:rsidR="00C209FF" w:rsidRDefault="00C209FF" w:rsidP="00DE3183">
            <w:pPr>
              <w:spacing w:after="0" w:line="240" w:lineRule="auto"/>
              <w:rPr>
                <w:rFonts w:ascii="Arial" w:hAnsi="Arial" w:cs="Arial"/>
                <w:sz w:val="24"/>
                <w:szCs w:val="24"/>
              </w:rPr>
            </w:pPr>
          </w:p>
        </w:tc>
        <w:tc>
          <w:tcPr>
            <w:tcW w:w="1726" w:type="dxa"/>
          </w:tcPr>
          <w:p w14:paraId="5D22C230" w14:textId="77777777" w:rsidR="00C209FF" w:rsidRDefault="00C209FF" w:rsidP="00DE3183">
            <w:pPr>
              <w:spacing w:after="0" w:line="240" w:lineRule="auto"/>
              <w:rPr>
                <w:rFonts w:ascii="Arial" w:hAnsi="Arial" w:cs="Arial"/>
                <w:sz w:val="24"/>
                <w:szCs w:val="24"/>
              </w:rPr>
            </w:pPr>
          </w:p>
        </w:tc>
        <w:tc>
          <w:tcPr>
            <w:tcW w:w="1726" w:type="dxa"/>
          </w:tcPr>
          <w:p w14:paraId="1980A580" w14:textId="77777777" w:rsidR="00C209FF" w:rsidRDefault="00C209FF" w:rsidP="00DE3183">
            <w:pPr>
              <w:spacing w:after="0" w:line="240" w:lineRule="auto"/>
              <w:rPr>
                <w:rFonts w:ascii="Arial" w:hAnsi="Arial" w:cs="Arial"/>
                <w:sz w:val="24"/>
                <w:szCs w:val="24"/>
              </w:rPr>
            </w:pPr>
          </w:p>
        </w:tc>
      </w:tr>
      <w:tr w:rsidR="009C1F69" w14:paraId="149E2552" w14:textId="77777777" w:rsidTr="002945FC">
        <w:tc>
          <w:tcPr>
            <w:tcW w:w="1726" w:type="dxa"/>
            <w:tcBorders>
              <w:bottom w:val="single" w:sz="24" w:space="0" w:color="auto"/>
            </w:tcBorders>
          </w:tcPr>
          <w:p w14:paraId="4B61799B"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75830540"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3E6D4F34"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0284478D" w14:textId="77777777" w:rsidR="00C209FF" w:rsidRDefault="00C209FF" w:rsidP="00DE3183">
            <w:pPr>
              <w:spacing w:after="0" w:line="240" w:lineRule="auto"/>
              <w:rPr>
                <w:rFonts w:ascii="Arial" w:hAnsi="Arial" w:cs="Arial"/>
                <w:sz w:val="24"/>
                <w:szCs w:val="24"/>
              </w:rPr>
            </w:pPr>
          </w:p>
        </w:tc>
        <w:tc>
          <w:tcPr>
            <w:tcW w:w="1726" w:type="dxa"/>
            <w:tcBorders>
              <w:bottom w:val="single" w:sz="24" w:space="0" w:color="auto"/>
            </w:tcBorders>
          </w:tcPr>
          <w:p w14:paraId="27B98E8B" w14:textId="77777777" w:rsidR="00C209FF" w:rsidRDefault="00C209FF" w:rsidP="00DE3183">
            <w:pPr>
              <w:spacing w:after="0" w:line="240" w:lineRule="auto"/>
              <w:rPr>
                <w:rFonts w:ascii="Arial" w:hAnsi="Arial" w:cs="Arial"/>
                <w:sz w:val="24"/>
                <w:szCs w:val="24"/>
              </w:rPr>
            </w:pPr>
          </w:p>
        </w:tc>
      </w:tr>
    </w:tbl>
    <w:p w14:paraId="0CE1E692" w14:textId="77777777" w:rsidR="00C209FF" w:rsidRPr="00C209FF" w:rsidRDefault="00C209FF" w:rsidP="00DE3183">
      <w:pPr>
        <w:spacing w:after="0" w:line="240" w:lineRule="auto"/>
        <w:jc w:val="both"/>
        <w:rPr>
          <w:rFonts w:ascii="Arial" w:hAnsi="Arial" w:cs="Arial"/>
          <w:sz w:val="24"/>
          <w:szCs w:val="24"/>
        </w:rPr>
      </w:pPr>
    </w:p>
    <w:p w14:paraId="3C99AFA4" w14:textId="2083B3DB" w:rsidR="00DE3183" w:rsidRDefault="00DE3183" w:rsidP="00DE3183">
      <w:pPr>
        <w:spacing w:after="0" w:line="240" w:lineRule="auto"/>
        <w:jc w:val="both"/>
        <w:rPr>
          <w:rFonts w:ascii="Arial" w:hAnsi="Arial" w:cs="Arial"/>
          <w:b/>
          <w:bCs/>
          <w:sz w:val="24"/>
          <w:szCs w:val="24"/>
        </w:rPr>
      </w:pPr>
      <w:r>
        <w:rPr>
          <w:rFonts w:ascii="Arial" w:hAnsi="Arial" w:cs="Arial"/>
          <w:b/>
          <w:bCs/>
          <w:sz w:val="24"/>
          <w:szCs w:val="24"/>
        </w:rPr>
        <w:t>c. Testing and Evaluation</w:t>
      </w:r>
    </w:p>
    <w:p w14:paraId="00211202" w14:textId="77777777" w:rsidR="00DE3183" w:rsidRDefault="00DE3183" w:rsidP="00DE3183">
      <w:pPr>
        <w:spacing w:after="0" w:line="240" w:lineRule="auto"/>
        <w:jc w:val="both"/>
        <w:rPr>
          <w:rFonts w:ascii="Arial" w:hAnsi="Arial" w:cs="Arial"/>
          <w:b/>
          <w:bCs/>
          <w:sz w:val="24"/>
          <w:szCs w:val="24"/>
        </w:rPr>
      </w:pPr>
    </w:p>
    <w:p w14:paraId="4D3FF363" w14:textId="191A32FE" w:rsidR="00DE3183" w:rsidRDefault="00DE3183" w:rsidP="00A10FA4">
      <w:pPr>
        <w:spacing w:after="0" w:line="480" w:lineRule="auto"/>
        <w:jc w:val="both"/>
        <w:rPr>
          <w:rFonts w:ascii="Arial" w:hAnsi="Arial" w:cs="Arial"/>
          <w:b/>
          <w:bCs/>
          <w:sz w:val="24"/>
          <w:szCs w:val="24"/>
        </w:rPr>
      </w:pPr>
      <w:r>
        <w:rPr>
          <w:rFonts w:ascii="Arial" w:hAnsi="Arial" w:cs="Arial"/>
          <w:b/>
          <w:bCs/>
          <w:sz w:val="24"/>
          <w:szCs w:val="24"/>
        </w:rPr>
        <w:tab/>
        <w:t xml:space="preserve">d.1. Testing </w:t>
      </w:r>
    </w:p>
    <w:p w14:paraId="435CB1DD" w14:textId="7A48A29F" w:rsidR="00A10FA4" w:rsidRDefault="00A10FA4" w:rsidP="00A10FA4">
      <w:pPr>
        <w:spacing w:after="0"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The system was tested to find out the defects</w:t>
      </w:r>
      <w:r w:rsidR="0038079D">
        <w:rPr>
          <w:rFonts w:ascii="Arial" w:hAnsi="Arial" w:cs="Arial"/>
          <w:sz w:val="24"/>
          <w:szCs w:val="24"/>
        </w:rPr>
        <w:t>,</w:t>
      </w:r>
      <w:r>
        <w:rPr>
          <w:rFonts w:ascii="Arial" w:hAnsi="Arial" w:cs="Arial"/>
          <w:sz w:val="24"/>
          <w:szCs w:val="24"/>
        </w:rPr>
        <w:t xml:space="preserve"> errors or bugs of the system whether it met the satisfaction of the end users or of the </w:t>
      </w:r>
      <w:r w:rsidR="0038079D">
        <w:rPr>
          <w:rFonts w:ascii="Arial" w:hAnsi="Arial" w:cs="Arial"/>
          <w:sz w:val="24"/>
          <w:szCs w:val="24"/>
        </w:rPr>
        <w:t>administrator</w:t>
      </w:r>
      <w:r w:rsidR="00220EF7">
        <w:rPr>
          <w:rFonts w:ascii="Arial" w:hAnsi="Arial" w:cs="Arial"/>
          <w:sz w:val="24"/>
          <w:szCs w:val="24"/>
        </w:rPr>
        <w:t>s</w:t>
      </w:r>
      <w:r w:rsidR="0038079D">
        <w:rPr>
          <w:rFonts w:ascii="Arial" w:hAnsi="Arial" w:cs="Arial"/>
          <w:sz w:val="24"/>
          <w:szCs w:val="24"/>
        </w:rPr>
        <w:t xml:space="preserve"> of </w:t>
      </w:r>
      <w:r>
        <w:rPr>
          <w:rFonts w:ascii="Arial" w:hAnsi="Arial" w:cs="Arial"/>
          <w:sz w:val="24"/>
          <w:szCs w:val="24"/>
        </w:rPr>
        <w:t>CPSU</w:t>
      </w:r>
      <w:r w:rsidR="0038079D">
        <w:rPr>
          <w:rFonts w:ascii="Arial" w:hAnsi="Arial" w:cs="Arial"/>
          <w:sz w:val="24"/>
          <w:szCs w:val="24"/>
        </w:rPr>
        <w:t xml:space="preserve"> </w:t>
      </w:r>
      <w:r w:rsidR="0038079D">
        <w:rPr>
          <w:rFonts w:ascii="Arial" w:hAnsi="Arial" w:cs="Arial"/>
          <w:sz w:val="24"/>
          <w:szCs w:val="24"/>
        </w:rPr>
        <w:lastRenderedPageBreak/>
        <w:t>San Carlos Campus</w:t>
      </w:r>
      <w:r>
        <w:rPr>
          <w:rFonts w:ascii="Arial" w:hAnsi="Arial" w:cs="Arial"/>
          <w:sz w:val="24"/>
          <w:szCs w:val="24"/>
        </w:rPr>
        <w:t xml:space="preserve"> requirements. </w:t>
      </w:r>
      <w:r w:rsidR="0038079D">
        <w:rPr>
          <w:rFonts w:ascii="Arial" w:hAnsi="Arial" w:cs="Arial"/>
          <w:sz w:val="24"/>
          <w:szCs w:val="24"/>
        </w:rPr>
        <w:t xml:space="preserve">The user profile was tested to ensure alumni can create, update and save profiles. The job board </w:t>
      </w:r>
      <w:r w:rsidR="0094750B">
        <w:rPr>
          <w:rFonts w:ascii="Arial" w:hAnsi="Arial" w:cs="Arial"/>
          <w:sz w:val="24"/>
          <w:szCs w:val="24"/>
        </w:rPr>
        <w:t xml:space="preserve">is accessible to all alumni’s profile and it was tested to make sure </w:t>
      </w:r>
      <w:r w:rsidR="00220EF7">
        <w:rPr>
          <w:rFonts w:ascii="Arial" w:hAnsi="Arial" w:cs="Arial"/>
          <w:sz w:val="24"/>
          <w:szCs w:val="24"/>
        </w:rPr>
        <w:t xml:space="preserve">that </w:t>
      </w:r>
      <w:r w:rsidR="0094750B">
        <w:rPr>
          <w:rFonts w:ascii="Arial" w:hAnsi="Arial" w:cs="Arial"/>
          <w:sz w:val="24"/>
          <w:szCs w:val="24"/>
        </w:rPr>
        <w:t xml:space="preserve">all the job posts from employers pop up </w:t>
      </w:r>
      <w:r w:rsidR="00220EF7">
        <w:rPr>
          <w:rFonts w:ascii="Arial" w:hAnsi="Arial" w:cs="Arial"/>
          <w:sz w:val="24"/>
          <w:szCs w:val="24"/>
        </w:rPr>
        <w:t xml:space="preserve">to </w:t>
      </w:r>
      <w:r w:rsidR="0094750B">
        <w:rPr>
          <w:rFonts w:ascii="Arial" w:hAnsi="Arial" w:cs="Arial"/>
          <w:sz w:val="24"/>
          <w:szCs w:val="24"/>
        </w:rPr>
        <w:t xml:space="preserve">everyone. </w:t>
      </w:r>
      <w:r w:rsidR="00220EF7">
        <w:rPr>
          <w:rFonts w:ascii="Arial" w:hAnsi="Arial" w:cs="Arial"/>
          <w:sz w:val="24"/>
          <w:szCs w:val="24"/>
        </w:rPr>
        <w:t>Also, the</w:t>
      </w:r>
      <w:r w:rsidR="0094750B">
        <w:rPr>
          <w:rFonts w:ascii="Arial" w:hAnsi="Arial" w:cs="Arial"/>
          <w:sz w:val="24"/>
          <w:szCs w:val="24"/>
        </w:rPr>
        <w:t xml:space="preserve"> tracking part of the system like job applications and updates when someone got employed</w:t>
      </w:r>
      <w:r w:rsidR="00220EF7">
        <w:rPr>
          <w:rFonts w:ascii="Arial" w:hAnsi="Arial" w:cs="Arial"/>
          <w:sz w:val="24"/>
          <w:szCs w:val="24"/>
        </w:rPr>
        <w:t xml:space="preserve">, employers can add jobs and look profiles easily- everything alumni’s put in shows up and see the latest info. Each part does what </w:t>
      </w:r>
      <w:proofErr w:type="spellStart"/>
      <w:r w:rsidR="00220EF7">
        <w:rPr>
          <w:rFonts w:ascii="Arial" w:hAnsi="Arial" w:cs="Arial"/>
          <w:sz w:val="24"/>
          <w:szCs w:val="24"/>
        </w:rPr>
        <w:t>its</w:t>
      </w:r>
      <w:proofErr w:type="spellEnd"/>
      <w:r w:rsidR="00220EF7">
        <w:rPr>
          <w:rFonts w:ascii="Arial" w:hAnsi="Arial" w:cs="Arial"/>
          <w:sz w:val="24"/>
          <w:szCs w:val="24"/>
        </w:rPr>
        <w:t xml:space="preserve"> supposed to, helping both administrators and graduates.</w:t>
      </w:r>
    </w:p>
    <w:p w14:paraId="3ADAADDC" w14:textId="77777777" w:rsidR="00EC4C4F" w:rsidRPr="00A10FA4" w:rsidRDefault="00EC4C4F" w:rsidP="00A10FA4">
      <w:pPr>
        <w:spacing w:after="0" w:line="480" w:lineRule="auto"/>
        <w:jc w:val="both"/>
        <w:rPr>
          <w:rFonts w:ascii="Arial" w:hAnsi="Arial" w:cs="Arial"/>
          <w:sz w:val="24"/>
          <w:szCs w:val="24"/>
        </w:rPr>
      </w:pPr>
    </w:p>
    <w:p w14:paraId="621898A0" w14:textId="05B385AA" w:rsidR="00DE3183" w:rsidRDefault="00DE3183" w:rsidP="00DE3183">
      <w:pPr>
        <w:spacing w:after="0" w:line="240" w:lineRule="auto"/>
        <w:jc w:val="both"/>
        <w:rPr>
          <w:rFonts w:ascii="Arial" w:hAnsi="Arial" w:cs="Arial"/>
          <w:b/>
          <w:bCs/>
          <w:sz w:val="24"/>
          <w:szCs w:val="24"/>
        </w:rPr>
      </w:pPr>
    </w:p>
    <w:p w14:paraId="6BE97774" w14:textId="77777777" w:rsidR="00EC4C4F" w:rsidRDefault="00DE3183" w:rsidP="00DE3183">
      <w:pPr>
        <w:spacing w:after="0" w:line="240" w:lineRule="auto"/>
        <w:jc w:val="both"/>
        <w:rPr>
          <w:rFonts w:ascii="Arial" w:hAnsi="Arial" w:cs="Arial"/>
          <w:b/>
          <w:bCs/>
          <w:sz w:val="24"/>
          <w:szCs w:val="24"/>
        </w:rPr>
      </w:pPr>
      <w:r>
        <w:rPr>
          <w:rFonts w:ascii="Arial" w:hAnsi="Arial" w:cs="Arial"/>
          <w:b/>
          <w:bCs/>
          <w:sz w:val="24"/>
          <w:szCs w:val="24"/>
        </w:rPr>
        <w:tab/>
      </w:r>
    </w:p>
    <w:p w14:paraId="5F4B268A" w14:textId="2447A74A" w:rsidR="00DE3183" w:rsidRDefault="00DE3183" w:rsidP="00EC4C4F">
      <w:pPr>
        <w:spacing w:after="0" w:line="240" w:lineRule="auto"/>
        <w:ind w:firstLine="720"/>
        <w:jc w:val="both"/>
        <w:rPr>
          <w:rFonts w:ascii="Arial" w:hAnsi="Arial" w:cs="Arial"/>
          <w:b/>
          <w:bCs/>
          <w:sz w:val="24"/>
          <w:szCs w:val="24"/>
        </w:rPr>
      </w:pPr>
      <w:r>
        <w:rPr>
          <w:rFonts w:ascii="Arial" w:hAnsi="Arial" w:cs="Arial"/>
          <w:b/>
          <w:bCs/>
          <w:sz w:val="24"/>
          <w:szCs w:val="24"/>
        </w:rPr>
        <w:t>d.2. Evaluation</w:t>
      </w:r>
    </w:p>
    <w:p w14:paraId="571E3332" w14:textId="77777777" w:rsidR="00EC4C4F" w:rsidRDefault="00EC4C4F" w:rsidP="00DE3183">
      <w:pPr>
        <w:spacing w:after="0" w:line="240" w:lineRule="auto"/>
        <w:jc w:val="both"/>
        <w:rPr>
          <w:rFonts w:ascii="Arial" w:hAnsi="Arial" w:cs="Arial"/>
          <w:b/>
          <w:bCs/>
          <w:sz w:val="24"/>
          <w:szCs w:val="24"/>
        </w:rPr>
      </w:pPr>
    </w:p>
    <w:p w14:paraId="17543A60" w14:textId="3161A590" w:rsidR="00A47304" w:rsidRDefault="00A47304" w:rsidP="00BC5068">
      <w:pPr>
        <w:tabs>
          <w:tab w:val="left" w:pos="270"/>
        </w:tabs>
        <w:spacing w:after="0" w:line="480" w:lineRule="auto"/>
        <w:ind w:hanging="720"/>
        <w:jc w:val="both"/>
        <w:rPr>
          <w:rFonts w:ascii="Arial" w:hAnsi="Arial" w:cs="Arial"/>
          <w:b/>
          <w:bCs/>
          <w:sz w:val="24"/>
          <w:szCs w:val="24"/>
        </w:rPr>
      </w:pPr>
      <w:r>
        <w:rPr>
          <w:rFonts w:ascii="Arial" w:hAnsi="Arial" w:cs="Arial"/>
          <w:b/>
          <w:bCs/>
          <w:sz w:val="24"/>
          <w:szCs w:val="24"/>
        </w:rPr>
        <w:tab/>
      </w:r>
      <w:r w:rsidR="00EC4C4F">
        <w:rPr>
          <w:rFonts w:ascii="Arial" w:hAnsi="Arial" w:cs="Arial"/>
          <w:b/>
          <w:bCs/>
          <w:sz w:val="24"/>
          <w:szCs w:val="24"/>
        </w:rPr>
        <w:tab/>
      </w:r>
      <w:r w:rsidR="00BC5068">
        <w:rPr>
          <w:rFonts w:ascii="Arial" w:hAnsi="Arial" w:cs="Arial"/>
          <w:b/>
          <w:bCs/>
          <w:sz w:val="24"/>
          <w:szCs w:val="24"/>
        </w:rPr>
        <w:tab/>
      </w:r>
      <w:r>
        <w:rPr>
          <w:rFonts w:ascii="Arial" w:hAnsi="Arial" w:cs="Arial"/>
          <w:sz w:val="24"/>
          <w:szCs w:val="24"/>
        </w:rPr>
        <w:t>T</w:t>
      </w:r>
      <w:r w:rsidRPr="00A47304">
        <w:rPr>
          <w:rFonts w:ascii="Arial" w:hAnsi="Arial" w:cs="Arial"/>
          <w:sz w:val="24"/>
          <w:szCs w:val="24"/>
        </w:rPr>
        <w:t xml:space="preserve">he profile feature </w:t>
      </w:r>
      <w:r>
        <w:rPr>
          <w:rFonts w:ascii="Arial" w:hAnsi="Arial" w:cs="Arial"/>
          <w:sz w:val="24"/>
          <w:szCs w:val="24"/>
        </w:rPr>
        <w:t xml:space="preserve">allows alumni to create edit and save their personal information. Testing confirmed that this functionality performs flawlessly and data is stored accurately. The system can maintain their information consistently. The job board, integrated into every alumnus profile, also the job postings uploaded by the employers approved successful in testing with no instances of missing </w:t>
      </w:r>
      <w:r w:rsidR="001C0CB7">
        <w:rPr>
          <w:rFonts w:ascii="Arial" w:hAnsi="Arial" w:cs="Arial"/>
          <w:sz w:val="24"/>
          <w:szCs w:val="24"/>
        </w:rPr>
        <w:t>or incorrect listings. It makes sure every graduate can access to all employment opportunities. The career tracking functionality, which monitors job applications or track the employment status by the updated employment statuses by alumni, performed very well. The post jobs and check profiles worked smoothly too. Test shows that the job posted shows</w:t>
      </w:r>
      <w:r w:rsidR="00EC4C4F">
        <w:rPr>
          <w:rFonts w:ascii="Arial" w:hAnsi="Arial" w:cs="Arial"/>
          <w:sz w:val="24"/>
          <w:szCs w:val="24"/>
        </w:rPr>
        <w:t xml:space="preserve"> in every alumnus job board. Overall, the system </w:t>
      </w:r>
      <w:r w:rsidR="00EC4C4F">
        <w:rPr>
          <w:rFonts w:ascii="Arial" w:hAnsi="Arial" w:cs="Arial"/>
          <w:sz w:val="24"/>
          <w:szCs w:val="24"/>
        </w:rPr>
        <w:lastRenderedPageBreak/>
        <w:t>works like it should, a tool for CPSU San Carlos Campus administrators to easily track alumni employment status or whereabouts that also give alumni opportunities.</w:t>
      </w:r>
    </w:p>
    <w:p w14:paraId="41E43525" w14:textId="77777777" w:rsidR="00DE3183" w:rsidRPr="00DE3183" w:rsidRDefault="00DE3183" w:rsidP="000C2FDA">
      <w:pPr>
        <w:spacing w:after="0" w:line="240" w:lineRule="auto"/>
        <w:jc w:val="both"/>
        <w:rPr>
          <w:rFonts w:ascii="Arial" w:hAnsi="Arial" w:cs="Arial"/>
          <w:b/>
          <w:bCs/>
          <w:sz w:val="24"/>
          <w:szCs w:val="24"/>
        </w:rPr>
      </w:pPr>
    </w:p>
    <w:sectPr w:rsidR="00DE3183" w:rsidRPr="00DE3183" w:rsidSect="00C55B10">
      <w:headerReference w:type="default" r:id="rId22"/>
      <w:footerReference w:type="default" r:id="rId23"/>
      <w:pgSz w:w="12240" w:h="15840"/>
      <w:pgMar w:top="1440" w:right="1440" w:bottom="1440" w:left="2160" w:header="864"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F2071" w14:textId="77777777" w:rsidR="00315885" w:rsidRDefault="00315885">
      <w:pPr>
        <w:spacing w:line="240" w:lineRule="auto"/>
      </w:pPr>
      <w:r>
        <w:separator/>
      </w:r>
    </w:p>
  </w:endnote>
  <w:endnote w:type="continuationSeparator" w:id="0">
    <w:p w14:paraId="2277D405" w14:textId="77777777" w:rsidR="00315885" w:rsidRDefault="00315885">
      <w:pPr>
        <w:spacing w:line="240" w:lineRule="auto"/>
      </w:pPr>
      <w:r>
        <w:continuationSeparator/>
      </w:r>
    </w:p>
  </w:endnote>
  <w:endnote w:type="continuationNotice" w:id="1">
    <w:p w14:paraId="26B3CFB9" w14:textId="77777777" w:rsidR="00315885" w:rsidRDefault="003158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limChe">
    <w:charset w:val="81"/>
    <w:family w:val="modern"/>
    <w:pitch w:val="fixed"/>
    <w:sig w:usb0="B00002AF" w:usb1="69D77CFB" w:usb2="00000030" w:usb3="00000000" w:csb0="0008009F" w:csb1="00000000"/>
  </w:font>
  <w:font w:name="Edwardian Script ITC">
    <w:panose1 w:val="030303020407070D08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38D3A" w14:textId="77777777" w:rsidR="00957D4E" w:rsidRDefault="00957D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221898" w14:textId="77777777" w:rsidR="00315885" w:rsidRDefault="00315885">
      <w:pPr>
        <w:spacing w:after="0"/>
      </w:pPr>
      <w:r>
        <w:separator/>
      </w:r>
    </w:p>
  </w:footnote>
  <w:footnote w:type="continuationSeparator" w:id="0">
    <w:p w14:paraId="549A2F2C" w14:textId="77777777" w:rsidR="00315885" w:rsidRDefault="00315885">
      <w:pPr>
        <w:spacing w:after="0"/>
      </w:pPr>
      <w:r>
        <w:continuationSeparator/>
      </w:r>
    </w:p>
  </w:footnote>
  <w:footnote w:type="continuationNotice" w:id="1">
    <w:p w14:paraId="29AFC2B3" w14:textId="77777777" w:rsidR="00315885" w:rsidRDefault="003158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C47DD" w14:textId="77777777" w:rsidR="0085197D" w:rsidRDefault="00000000">
    <w:pPr>
      <w:pStyle w:val="Header"/>
      <w:tabs>
        <w:tab w:val="center" w:pos="4320"/>
        <w:tab w:val="left" w:pos="7952"/>
      </w:tabs>
    </w:pPr>
    <w:r>
      <w:rPr>
        <w:noProof/>
      </w:rPr>
      <mc:AlternateContent>
        <mc:Choice Requires="wps">
          <w:drawing>
            <wp:anchor distT="0" distB="0" distL="114300" distR="114300" simplePos="0" relativeHeight="251662336" behindDoc="0" locked="0" layoutInCell="1" allowOverlap="1" wp14:anchorId="526BF407" wp14:editId="5CEF6EC5">
              <wp:simplePos x="0" y="0"/>
              <wp:positionH relativeFrom="margin">
                <wp:posOffset>5943600</wp:posOffset>
              </wp:positionH>
              <wp:positionV relativeFrom="paragraph">
                <wp:posOffset>-81631</wp:posOffset>
              </wp:positionV>
              <wp:extent cx="1828800" cy="1828800"/>
              <wp:effectExtent l="0" t="0" r="0" b="0"/>
              <wp:wrapNone/>
              <wp:docPr id="164253928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6BF407" id="_x0000_t202" coordsize="21600,21600" o:spt="202" path="m,l,21600r21600,l21600,xe">
              <v:stroke joinstyle="miter"/>
              <v:path gradientshapeok="t" o:connecttype="rect"/>
            </v:shapetype>
            <v:shape id="Text Box 1" o:spid="_x0000_s1028" type="#_x0000_t202" style="position:absolute;margin-left:468pt;margin-top:-6.45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" filled="f" stroked="f" strokeweight=".5pt">
              <v:textbox style="mso-fit-shape-to-text:t" inset="0,0,0,0">
                <w:txbxContent>
                  <w:p w14:paraId="788D00FA" w14:textId="77777777" w:rsidR="0085197D" w:rsidRDefault="00000000">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customXmlInsRangeStart w:id="2" w:author="Charm Andrie Tarroza" w:date="2025-04-06T12:28:00Z"/>
  <w:sdt>
    <w:sdtPr>
      <w:id w:val="-877861249"/>
    </w:sdtPr>
    <w:sdtContent>
      <w:customXmlInsRangeEnd w:id="2"/>
      <w:customXmlInsRangeStart w:id="3" w:author="Charm Andrie Tarroza" w:date="2025-04-06T12:28:00Z"/>
      <w:sdt>
        <w:sdtPr>
          <w:id w:val="2033069312"/>
        </w:sdtPr>
        <w:sdtContent>
          <w:customXmlInsRangeEnd w:id="3"/>
          <w:sdt>
            <w:sdtPr>
              <w:id w:val="851832765"/>
            </w:sdtPr>
            <w:sdtContent>
              <w:customXmlInsRangeStart w:id="4" w:author="Charm Andrie Tarroza" w:date="2025-04-06T12:28:00Z"/>
              <w:sdt>
                <w:sdtPr>
                  <w:id w:val="1967546672"/>
                </w:sdtPr>
                <w:sdtContent>
                  <w:customXmlInsRangeEnd w:id="4"/>
                  <w:p w14:paraId="5D2EDD95" w14:textId="77777777" w:rsidR="00000000" w:rsidRDefault="00000000">
                    <w:pPr>
                      <w:pStyle w:val="Header"/>
                      <w:tabs>
                        <w:tab w:val="center" w:pos="4320"/>
                        <w:tab w:val="left" w:pos="7952"/>
                      </w:tabs>
                      <w:rPr>
                        <w:ins w:id="5" w:author="Charm Andrie Tarroza" w:date="2025-04-06T12:28:00Z" w16du:dateUtc="2025-04-06T04:28:00Z"/>
                      </w:rPr>
                    </w:pPr>
                  </w:p>
                  <w:customXmlInsRangeStart w:id="6" w:author="Charm Andrie Tarroza" w:date="2025-04-06T12:28:00Z"/>
                  <w:sdt>
                    <w:sdtPr>
                      <w:id w:val="-1021317961"/>
                    </w:sdtPr>
                    <w:sdtContent>
                      <w:customXmlInsRangeEnd w:id="6"/>
                      <w:p w14:paraId="116DC23A" w14:textId="3F7A983B" w:rsidR="0085197D" w:rsidRDefault="00000000">
                        <w:pPr>
                          <w:pStyle w:val="Header"/>
                          <w:tabs>
                            <w:tab w:val="center" w:pos="4320"/>
                            <w:tab w:val="left" w:pos="7952"/>
                          </w:tabs>
                          <w:rPr>
                            <w:rFonts w:ascii="Arial" w:eastAsia="GulimChe" w:hAnsi="Arial" w:cs="Arial"/>
                            <w:sz w:val="24"/>
                            <w:szCs w:val="24"/>
                          </w:rPr>
                        </w:pPr>
                        <w:r>
                          <w:rPr>
                            <w:rFonts w:ascii="Arial" w:hAnsi="Arial" w:cs="Arial"/>
                            <w:noProof/>
                          </w:rPr>
                          <w:drawing>
                            <wp:anchor distT="0" distB="0" distL="114300" distR="114300" simplePos="0" relativeHeight="251660288" behindDoc="1" locked="0" layoutInCell="1" allowOverlap="1" wp14:anchorId="76EA6F7C" wp14:editId="1AC3D718">
                              <wp:simplePos x="0" y="0"/>
                              <wp:positionH relativeFrom="column">
                                <wp:posOffset>4826635</wp:posOffset>
                              </wp:positionH>
                              <wp:positionV relativeFrom="paragraph">
                                <wp:posOffset>14605</wp:posOffset>
                              </wp:positionV>
                              <wp:extent cx="548640" cy="548640"/>
                              <wp:effectExtent l="0" t="0" r="3810" b="3810"/>
                              <wp:wrapNone/>
                              <wp:docPr id="1364649503" name="Picture 1364649503" descr="C:\Users\Acer\AppData\Local\Temp\ksohtml\wps87A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cer\AppData\Local\Temp\ksohtml\wps87AC.tmp.png"/>
                                      <pic:cNvPicPr preferRelativeResize="0">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tab/>
                        </w:r>
                        <w:r>
                          <w:rPr>
                            <w:rFonts w:ascii="Arial" w:hAnsi="Arial" w:cs="Arial"/>
                            <w:noProof/>
                          </w:rPr>
                          <w:drawing>
                            <wp:anchor distT="0" distB="0" distL="114300" distR="114300" simplePos="0" relativeHeight="251661312" behindDoc="1" locked="0" layoutInCell="1" allowOverlap="1" wp14:anchorId="661F6EAF" wp14:editId="5EE62DE7">
                              <wp:simplePos x="0" y="0"/>
                              <wp:positionH relativeFrom="column">
                                <wp:posOffset>501015</wp:posOffset>
                              </wp:positionH>
                              <wp:positionV relativeFrom="paragraph">
                                <wp:posOffset>11430</wp:posOffset>
                              </wp:positionV>
                              <wp:extent cx="548640" cy="548640"/>
                              <wp:effectExtent l="0" t="0" r="3810" b="3810"/>
                              <wp:wrapNone/>
                              <wp:docPr id="219242643" name="Picture 219242643" descr="C:\Users\Acer\AppData\Local\Temp\ksohtml\wps87A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cer\AppData\Local\Temp\ksohtml\wps87AD.tmp.png"/>
                                      <pic:cNvPicPr preferRelativeResize="0">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548640" cy="548640"/>
                                      </a:xfrm>
                                      <a:prstGeom prst="rect">
                                        <a:avLst/>
                                      </a:prstGeom>
                                      <a:noFill/>
                                      <a:ln>
                                        <a:noFill/>
                                      </a:ln>
                                    </pic:spPr>
                                  </pic:pic>
                                </a:graphicData>
                              </a:graphic>
                            </wp:anchor>
                          </w:drawing>
                        </w:r>
                        <w:r>
                          <w:rPr>
                            <w:rFonts w:ascii="Arial" w:eastAsia="GulimChe" w:hAnsi="Arial" w:cs="Arial"/>
                            <w:sz w:val="24"/>
                            <w:szCs w:val="24"/>
                          </w:rPr>
                          <w:t>Republic of the Philippines</w:t>
                        </w:r>
                        <w:r>
                          <w:rPr>
                            <w:rFonts w:ascii="Arial" w:eastAsia="GulimChe" w:hAnsi="Arial" w:cs="Arial"/>
                            <w:sz w:val="24"/>
                            <w:szCs w:val="24"/>
                          </w:rPr>
                          <w:tab/>
                        </w:r>
                      </w:p>
                      <w:p w14:paraId="3AC0F5D9" w14:textId="468BB1B4" w:rsidR="0085197D" w:rsidRDefault="00000000">
                        <w:pPr>
                          <w:tabs>
                            <w:tab w:val="center" w:pos="4680"/>
                            <w:tab w:val="left" w:pos="8535"/>
                          </w:tabs>
                          <w:spacing w:after="0"/>
                          <w:rPr>
                            <w:rFonts w:ascii="Arial" w:eastAsia="GulimChe" w:hAnsi="Arial" w:cs="Arial"/>
                            <w:sz w:val="24"/>
                            <w:szCs w:val="24"/>
                          </w:rPr>
                        </w:pPr>
                        <w:r>
                          <w:rPr>
                            <w:rFonts w:ascii="Arial" w:eastAsia="GulimChe" w:hAnsi="Arial" w:cs="Arial"/>
                            <w:b/>
                            <w:bCs/>
                            <w:sz w:val="24"/>
                            <w:szCs w:val="24"/>
                          </w:rPr>
                          <w:tab/>
                          <w:t>CENTRAL PHILIPPINES STATE UNIVERSITY</w:t>
                        </w:r>
                        <w:r>
                          <w:rPr>
                            <w:rFonts w:ascii="Arial" w:eastAsia="GulimChe" w:hAnsi="Arial" w:cs="Arial"/>
                            <w:b/>
                            <w:bCs/>
                            <w:sz w:val="24"/>
                            <w:szCs w:val="24"/>
                          </w:rPr>
                          <w:tab/>
                        </w:r>
                      </w:p>
                      <w:p w14:paraId="17A46A50"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Don Justo V. Valmayor Campus</w:t>
                        </w:r>
                      </w:p>
                      <w:p w14:paraId="198F48CB" w14:textId="77777777" w:rsidR="0085197D" w:rsidRPr="0096713F" w:rsidRDefault="00000000">
                        <w:pPr>
                          <w:spacing w:after="0"/>
                          <w:jc w:val="center"/>
                          <w:rPr>
                            <w:rFonts w:ascii="Arial" w:eastAsia="GulimChe" w:hAnsi="Arial" w:cs="Arial"/>
                            <w:sz w:val="24"/>
                            <w:szCs w:val="24"/>
                            <w:lang w:val="es-ES"/>
                          </w:rPr>
                        </w:pPr>
                        <w:r w:rsidRPr="0096713F">
                          <w:rPr>
                            <w:rFonts w:ascii="Arial" w:eastAsia="GulimChe" w:hAnsi="Arial" w:cs="Arial"/>
                            <w:sz w:val="24"/>
                            <w:szCs w:val="24"/>
                            <w:lang w:val="es-ES"/>
                          </w:rPr>
                          <w:t>San Carlos City, Negros Occidental</w:t>
                        </w:r>
                      </w:p>
                      <w:p w14:paraId="28E86366" w14:textId="77777777" w:rsidR="0085197D" w:rsidRDefault="00000000" w:rsidP="00866525">
                        <w:pPr>
                          <w:spacing w:after="0" w:line="240" w:lineRule="auto"/>
                          <w:jc w:val="center"/>
                          <w:rPr>
                            <w:rFonts w:ascii="Edwardian Script ITC" w:eastAsia="GulimChe" w:hAnsi="Edwardian Script ITC"/>
                            <w:b/>
                            <w:bCs/>
                            <w:color w:val="7030A0"/>
                            <w:sz w:val="30"/>
                            <w:szCs w:val="30"/>
                          </w:rPr>
                        </w:pPr>
                        <w:r>
                          <w:rPr>
                            <w:rFonts w:ascii="Edwardian Script ITC" w:eastAsia="GulimChe" w:hAnsi="Edwardian Script ITC"/>
                            <w:b/>
                            <w:bCs/>
                            <w:color w:val="7030A0"/>
                            <w:sz w:val="30"/>
                            <w:szCs w:val="30"/>
                          </w:rPr>
                          <w:t xml:space="preserve">College Of Computer Studies </w:t>
                        </w:r>
                      </w:p>
                      <w:p w14:paraId="6F0A4A74" w14:textId="77777777" w:rsidR="00866525" w:rsidRDefault="00866525" w:rsidP="00866525">
                        <w:pPr>
                          <w:spacing w:after="0" w:line="240" w:lineRule="auto"/>
                          <w:jc w:val="center"/>
                          <w:rPr>
                            <w:rFonts w:ascii="Edwardian Script ITC" w:eastAsia="GulimChe" w:hAnsi="Edwardian Script ITC"/>
                            <w:b/>
                            <w:bCs/>
                            <w:color w:val="7030A0"/>
                            <w:sz w:val="30"/>
                            <w:szCs w:val="30"/>
                          </w:rPr>
                        </w:pPr>
                      </w:p>
                      <w:p w14:paraId="53FFB444" w14:textId="77777777" w:rsidR="00866525" w:rsidRDefault="00000000" w:rsidP="00866525">
                        <w:pPr>
                          <w:spacing w:after="0" w:line="240" w:lineRule="auto"/>
                          <w:jc w:val="center"/>
                          <w:rPr>
                            <w:rFonts w:ascii="Edwardian Script ITC" w:eastAsia="GulimChe" w:hAnsi="Edwardian Script ITC"/>
                            <w:b/>
                            <w:bCs/>
                            <w:color w:val="7030A0"/>
                            <w:sz w:val="30"/>
                            <w:szCs w:val="30"/>
                          </w:rPr>
                        </w:pPr>
                      </w:p>
                      <w:customXmlInsRangeStart w:id="7" w:author="Charm Andrie Tarroza" w:date="2025-04-06T12:28:00Z"/>
                    </w:sdtContent>
                  </w:sdt>
                  <w:customXmlInsRangeEnd w:id="7"/>
                  <w:customXmlInsRangeStart w:id="8" w:author="Charm Andrie Tarroza" w:date="2025-04-06T12:28:00Z"/>
                </w:sdtContent>
              </w:sdt>
              <w:customXmlInsRangeEnd w:id="8"/>
            </w:sdtContent>
          </w:sdt>
          <w:customXmlInsRangeStart w:id="9" w:author="Charm Andrie Tarroza" w:date="2025-04-06T12:28:00Z"/>
        </w:sdtContent>
      </w:sdt>
      <w:customXmlInsRangeEnd w:id="9"/>
      <w:customXmlInsRangeStart w:id="10" w:author="Charm Andrie Tarroza" w:date="2025-04-06T12:28:00Z"/>
    </w:sdtContent>
  </w:sdt>
  <w:customXmlInsRangeEnd w:id="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F7D"/>
    <w:multiLevelType w:val="hybridMultilevel"/>
    <w:tmpl w:val="BB728314"/>
    <w:lvl w:ilvl="0" w:tplc="04090019">
      <w:start w:val="1"/>
      <w:numFmt w:val="lowerLetter"/>
      <w:lvlText w:val="%1."/>
      <w:lvlJc w:val="left"/>
      <w:pPr>
        <w:ind w:left="5490" w:hanging="360"/>
      </w:pPr>
      <w:rPr>
        <w:rFonts w:hint="default"/>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1" w15:restartNumberingAfterBreak="0">
    <w:nsid w:val="06AE5EEC"/>
    <w:multiLevelType w:val="hybridMultilevel"/>
    <w:tmpl w:val="CBB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0FCE"/>
    <w:multiLevelType w:val="singleLevel"/>
    <w:tmpl w:val="0B320FCE"/>
    <w:lvl w:ilvl="0">
      <w:start w:val="3"/>
      <w:numFmt w:val="upperLetter"/>
      <w:suff w:val="space"/>
      <w:lvlText w:val="%1."/>
      <w:lvlJc w:val="left"/>
    </w:lvl>
  </w:abstractNum>
  <w:abstractNum w:abstractNumId="3" w15:restartNumberingAfterBreak="0">
    <w:nsid w:val="0EBB4DFD"/>
    <w:multiLevelType w:val="multilevel"/>
    <w:tmpl w:val="0EBB4DFD"/>
    <w:lvl w:ilvl="0">
      <w:start w:val="1"/>
      <w:numFmt w:val="lowerLetter"/>
      <w:lvlText w:val="%1."/>
      <w:lvlJc w:val="left"/>
      <w:pPr>
        <w:ind w:left="1440" w:hanging="360"/>
      </w:pPr>
      <w:rPr>
        <w:rFonts w:ascii="Arial" w:eastAsia="Times New Roman" w:hAnsi="Arial" w:cs="Arial"/>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3652B64"/>
    <w:multiLevelType w:val="hybridMultilevel"/>
    <w:tmpl w:val="B2700E2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15:restartNumberingAfterBreak="0">
    <w:nsid w:val="16F9E319"/>
    <w:multiLevelType w:val="singleLevel"/>
    <w:tmpl w:val="16F9E319"/>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19980D7A"/>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4913C9"/>
    <w:multiLevelType w:val="hybridMultilevel"/>
    <w:tmpl w:val="D80270D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A4F7067"/>
    <w:multiLevelType w:val="hybridMultilevel"/>
    <w:tmpl w:val="4702A2FE"/>
    <w:lvl w:ilvl="0" w:tplc="FD949B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431AB6"/>
    <w:multiLevelType w:val="multilevel"/>
    <w:tmpl w:val="1E431A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20304F5"/>
    <w:multiLevelType w:val="hybridMultilevel"/>
    <w:tmpl w:val="95C42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6093D"/>
    <w:multiLevelType w:val="hybridMultilevel"/>
    <w:tmpl w:val="4976C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7477E86"/>
    <w:multiLevelType w:val="hybridMultilevel"/>
    <w:tmpl w:val="332EE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F549E"/>
    <w:multiLevelType w:val="hybridMultilevel"/>
    <w:tmpl w:val="18665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9246ED"/>
    <w:multiLevelType w:val="hybridMultilevel"/>
    <w:tmpl w:val="2180AB78"/>
    <w:lvl w:ilvl="0" w:tplc="D66EF0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1D61A8"/>
    <w:multiLevelType w:val="hybridMultilevel"/>
    <w:tmpl w:val="DB3C4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B1CB7"/>
    <w:multiLevelType w:val="hybridMultilevel"/>
    <w:tmpl w:val="BFEAE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9010DD"/>
    <w:multiLevelType w:val="hybridMultilevel"/>
    <w:tmpl w:val="903E2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E13F2D"/>
    <w:multiLevelType w:val="hybridMultilevel"/>
    <w:tmpl w:val="880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400A0"/>
    <w:multiLevelType w:val="hybridMultilevel"/>
    <w:tmpl w:val="84147128"/>
    <w:lvl w:ilvl="0" w:tplc="39FCF9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13126E7"/>
    <w:multiLevelType w:val="hybridMultilevel"/>
    <w:tmpl w:val="7FB833CE"/>
    <w:lvl w:ilvl="0" w:tplc="39FCD3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3107E8"/>
    <w:multiLevelType w:val="hybridMultilevel"/>
    <w:tmpl w:val="47782E74"/>
    <w:lvl w:ilvl="0" w:tplc="2A72A6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B413FAB"/>
    <w:multiLevelType w:val="hybridMultilevel"/>
    <w:tmpl w:val="AD2E5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A37DB2"/>
    <w:multiLevelType w:val="hybridMultilevel"/>
    <w:tmpl w:val="160E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00899"/>
    <w:multiLevelType w:val="hybridMultilevel"/>
    <w:tmpl w:val="F960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148DE"/>
    <w:multiLevelType w:val="hybridMultilevel"/>
    <w:tmpl w:val="70280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0692E"/>
    <w:multiLevelType w:val="hybridMultilevel"/>
    <w:tmpl w:val="C77C7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E7E793B"/>
    <w:multiLevelType w:val="hybridMultilevel"/>
    <w:tmpl w:val="12CC7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C3999"/>
    <w:multiLevelType w:val="hybridMultilevel"/>
    <w:tmpl w:val="B2E6C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72EF2"/>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23B3296"/>
    <w:multiLevelType w:val="hybridMultilevel"/>
    <w:tmpl w:val="18665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2C27AAB"/>
    <w:multiLevelType w:val="hybridMultilevel"/>
    <w:tmpl w:val="0C74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9D5ED3"/>
    <w:multiLevelType w:val="multilevel"/>
    <w:tmpl w:val="669D5ED3"/>
    <w:lvl w:ilvl="0">
      <w:start w:val="1"/>
      <w:numFmt w:val="decimal"/>
      <w:lvlText w:val="%1."/>
      <w:lvlJc w:val="left"/>
      <w:pPr>
        <w:ind w:left="1080" w:hanging="360"/>
      </w:pPr>
      <w:rPr>
        <w:rFonts w:ascii="Arial" w:eastAsia="Times New Roman" w:hAnsi="Arial" w:cs="Arial"/>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9704306"/>
    <w:multiLevelType w:val="hybridMultilevel"/>
    <w:tmpl w:val="0346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8F5DF8"/>
    <w:multiLevelType w:val="hybridMultilevel"/>
    <w:tmpl w:val="8AF43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386D39"/>
    <w:multiLevelType w:val="hybridMultilevel"/>
    <w:tmpl w:val="87765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12400C"/>
    <w:multiLevelType w:val="hybridMultilevel"/>
    <w:tmpl w:val="8B863B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9811227"/>
    <w:multiLevelType w:val="multilevel"/>
    <w:tmpl w:val="798112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A461B54"/>
    <w:multiLevelType w:val="hybridMultilevel"/>
    <w:tmpl w:val="3AA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32A79"/>
    <w:multiLevelType w:val="multilevel"/>
    <w:tmpl w:val="7DF32A7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6924910">
    <w:abstractNumId w:val="32"/>
  </w:num>
  <w:num w:numId="2" w16cid:durableId="2091387696">
    <w:abstractNumId w:val="3"/>
  </w:num>
  <w:num w:numId="3" w16cid:durableId="511263246">
    <w:abstractNumId w:val="39"/>
  </w:num>
  <w:num w:numId="4" w16cid:durableId="1930768679">
    <w:abstractNumId w:val="37"/>
  </w:num>
  <w:num w:numId="5" w16cid:durableId="1066537628">
    <w:abstractNumId w:val="9"/>
  </w:num>
  <w:num w:numId="6" w16cid:durableId="1858998598">
    <w:abstractNumId w:val="5"/>
  </w:num>
  <w:num w:numId="7" w16cid:durableId="1124695211">
    <w:abstractNumId w:val="2"/>
  </w:num>
  <w:num w:numId="8" w16cid:durableId="1036926708">
    <w:abstractNumId w:val="23"/>
  </w:num>
  <w:num w:numId="9" w16cid:durableId="1729570201">
    <w:abstractNumId w:val="20"/>
  </w:num>
  <w:num w:numId="10" w16cid:durableId="581063562">
    <w:abstractNumId w:val="19"/>
  </w:num>
  <w:num w:numId="11" w16cid:durableId="709304449">
    <w:abstractNumId w:val="7"/>
  </w:num>
  <w:num w:numId="12" w16cid:durableId="1590656597">
    <w:abstractNumId w:val="28"/>
  </w:num>
  <w:num w:numId="13" w16cid:durableId="304506519">
    <w:abstractNumId w:val="1"/>
  </w:num>
  <w:num w:numId="14" w16cid:durableId="1847668756">
    <w:abstractNumId w:val="11"/>
  </w:num>
  <w:num w:numId="15" w16cid:durableId="1396928101">
    <w:abstractNumId w:val="31"/>
  </w:num>
  <w:num w:numId="16" w16cid:durableId="703015654">
    <w:abstractNumId w:val="34"/>
  </w:num>
  <w:num w:numId="17" w16cid:durableId="960569919">
    <w:abstractNumId w:val="4"/>
  </w:num>
  <w:num w:numId="18" w16cid:durableId="518742001">
    <w:abstractNumId w:val="38"/>
  </w:num>
  <w:num w:numId="19" w16cid:durableId="329214063">
    <w:abstractNumId w:val="16"/>
  </w:num>
  <w:num w:numId="20" w16cid:durableId="45564610">
    <w:abstractNumId w:val="22"/>
  </w:num>
  <w:num w:numId="21" w16cid:durableId="1120564312">
    <w:abstractNumId w:val="15"/>
  </w:num>
  <w:num w:numId="22" w16cid:durableId="1483228766">
    <w:abstractNumId w:val="26"/>
  </w:num>
  <w:num w:numId="23" w16cid:durableId="413822913">
    <w:abstractNumId w:val="10"/>
  </w:num>
  <w:num w:numId="24" w16cid:durableId="629628718">
    <w:abstractNumId w:val="17"/>
  </w:num>
  <w:num w:numId="25" w16cid:durableId="64379889">
    <w:abstractNumId w:val="8"/>
  </w:num>
  <w:num w:numId="26" w16cid:durableId="1687632962">
    <w:abstractNumId w:val="0"/>
  </w:num>
  <w:num w:numId="27" w16cid:durableId="218905261">
    <w:abstractNumId w:val="36"/>
  </w:num>
  <w:num w:numId="28" w16cid:durableId="1492066407">
    <w:abstractNumId w:val="35"/>
  </w:num>
  <w:num w:numId="29" w16cid:durableId="511140590">
    <w:abstractNumId w:val="12"/>
  </w:num>
  <w:num w:numId="30" w16cid:durableId="307053006">
    <w:abstractNumId w:val="25"/>
  </w:num>
  <w:num w:numId="31" w16cid:durableId="1390231969">
    <w:abstractNumId w:val="13"/>
  </w:num>
  <w:num w:numId="32" w16cid:durableId="1125393571">
    <w:abstractNumId w:val="6"/>
  </w:num>
  <w:num w:numId="33" w16cid:durableId="1647127264">
    <w:abstractNumId w:val="30"/>
  </w:num>
  <w:num w:numId="34" w16cid:durableId="1129476675">
    <w:abstractNumId w:val="29"/>
  </w:num>
  <w:num w:numId="35" w16cid:durableId="566694174">
    <w:abstractNumId w:val="24"/>
  </w:num>
  <w:num w:numId="36" w16cid:durableId="314838434">
    <w:abstractNumId w:val="18"/>
  </w:num>
  <w:num w:numId="37" w16cid:durableId="1839927559">
    <w:abstractNumId w:val="33"/>
  </w:num>
  <w:num w:numId="38" w16cid:durableId="1107459787">
    <w:abstractNumId w:val="21"/>
  </w:num>
  <w:num w:numId="39" w16cid:durableId="1978223437">
    <w:abstractNumId w:val="27"/>
  </w:num>
  <w:num w:numId="40" w16cid:durableId="15932049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66B"/>
    <w:rsid w:val="0000452F"/>
    <w:rsid w:val="00005401"/>
    <w:rsid w:val="0000607C"/>
    <w:rsid w:val="00006899"/>
    <w:rsid w:val="00011173"/>
    <w:rsid w:val="0001638F"/>
    <w:rsid w:val="000168B6"/>
    <w:rsid w:val="00017D3C"/>
    <w:rsid w:val="00021179"/>
    <w:rsid w:val="00021515"/>
    <w:rsid w:val="00022A29"/>
    <w:rsid w:val="0002478A"/>
    <w:rsid w:val="00031ED7"/>
    <w:rsid w:val="000321F4"/>
    <w:rsid w:val="00032D4E"/>
    <w:rsid w:val="00032FE9"/>
    <w:rsid w:val="00034D8C"/>
    <w:rsid w:val="00035B4B"/>
    <w:rsid w:val="00035E2D"/>
    <w:rsid w:val="000376B0"/>
    <w:rsid w:val="000443D8"/>
    <w:rsid w:val="000453BF"/>
    <w:rsid w:val="00051250"/>
    <w:rsid w:val="00051639"/>
    <w:rsid w:val="00052914"/>
    <w:rsid w:val="000542ED"/>
    <w:rsid w:val="00067641"/>
    <w:rsid w:val="00081E8B"/>
    <w:rsid w:val="0008289A"/>
    <w:rsid w:val="00082DFC"/>
    <w:rsid w:val="00092368"/>
    <w:rsid w:val="00092F2F"/>
    <w:rsid w:val="00092FCC"/>
    <w:rsid w:val="00093F74"/>
    <w:rsid w:val="000A08C8"/>
    <w:rsid w:val="000A0A3D"/>
    <w:rsid w:val="000A75BA"/>
    <w:rsid w:val="000A7AE9"/>
    <w:rsid w:val="000B665C"/>
    <w:rsid w:val="000B7CD6"/>
    <w:rsid w:val="000C0C4B"/>
    <w:rsid w:val="000C2FDA"/>
    <w:rsid w:val="000C31F0"/>
    <w:rsid w:val="000C34F1"/>
    <w:rsid w:val="000C3A3F"/>
    <w:rsid w:val="000D14FE"/>
    <w:rsid w:val="000D1840"/>
    <w:rsid w:val="000E0C8D"/>
    <w:rsid w:val="000E51D0"/>
    <w:rsid w:val="000F2EE1"/>
    <w:rsid w:val="000F4962"/>
    <w:rsid w:val="000F50F0"/>
    <w:rsid w:val="000F5783"/>
    <w:rsid w:val="00103D51"/>
    <w:rsid w:val="0010497A"/>
    <w:rsid w:val="001156F7"/>
    <w:rsid w:val="00117335"/>
    <w:rsid w:val="001174B3"/>
    <w:rsid w:val="00122876"/>
    <w:rsid w:val="00123947"/>
    <w:rsid w:val="00125391"/>
    <w:rsid w:val="0013133D"/>
    <w:rsid w:val="0013281E"/>
    <w:rsid w:val="001329BB"/>
    <w:rsid w:val="00135B55"/>
    <w:rsid w:val="00142A7E"/>
    <w:rsid w:val="001438A6"/>
    <w:rsid w:val="00150A37"/>
    <w:rsid w:val="00150EEA"/>
    <w:rsid w:val="001510EA"/>
    <w:rsid w:val="0015147B"/>
    <w:rsid w:val="001532EE"/>
    <w:rsid w:val="00154C9C"/>
    <w:rsid w:val="00155C4B"/>
    <w:rsid w:val="0015687A"/>
    <w:rsid w:val="00156F8E"/>
    <w:rsid w:val="001602CE"/>
    <w:rsid w:val="00162952"/>
    <w:rsid w:val="00166E44"/>
    <w:rsid w:val="00166E49"/>
    <w:rsid w:val="0017213E"/>
    <w:rsid w:val="00173D06"/>
    <w:rsid w:val="00174016"/>
    <w:rsid w:val="001742CA"/>
    <w:rsid w:val="001769AA"/>
    <w:rsid w:val="001806AA"/>
    <w:rsid w:val="0018236C"/>
    <w:rsid w:val="0018374F"/>
    <w:rsid w:val="001903C4"/>
    <w:rsid w:val="00192F95"/>
    <w:rsid w:val="00197977"/>
    <w:rsid w:val="00197D7D"/>
    <w:rsid w:val="001A3091"/>
    <w:rsid w:val="001B7392"/>
    <w:rsid w:val="001C08D7"/>
    <w:rsid w:val="001C0CB7"/>
    <w:rsid w:val="001C1CB8"/>
    <w:rsid w:val="001C2495"/>
    <w:rsid w:val="001C5FB8"/>
    <w:rsid w:val="001C6138"/>
    <w:rsid w:val="001D7331"/>
    <w:rsid w:val="001D73B5"/>
    <w:rsid w:val="001D7AF7"/>
    <w:rsid w:val="001E6317"/>
    <w:rsid w:val="001F2427"/>
    <w:rsid w:val="001F2A68"/>
    <w:rsid w:val="001F2EB4"/>
    <w:rsid w:val="001F7FC6"/>
    <w:rsid w:val="002001A0"/>
    <w:rsid w:val="00200BEE"/>
    <w:rsid w:val="00201250"/>
    <w:rsid w:val="002028E1"/>
    <w:rsid w:val="00202BE5"/>
    <w:rsid w:val="002036ED"/>
    <w:rsid w:val="0021204E"/>
    <w:rsid w:val="0021650D"/>
    <w:rsid w:val="00217E81"/>
    <w:rsid w:val="00220AEE"/>
    <w:rsid w:val="00220EF7"/>
    <w:rsid w:val="00222AB2"/>
    <w:rsid w:val="00222CCC"/>
    <w:rsid w:val="00224534"/>
    <w:rsid w:val="00234EFC"/>
    <w:rsid w:val="002531ED"/>
    <w:rsid w:val="00253679"/>
    <w:rsid w:val="00261ACD"/>
    <w:rsid w:val="00264538"/>
    <w:rsid w:val="00265B9D"/>
    <w:rsid w:val="00266472"/>
    <w:rsid w:val="00270A92"/>
    <w:rsid w:val="002726D1"/>
    <w:rsid w:val="00274165"/>
    <w:rsid w:val="00274444"/>
    <w:rsid w:val="0027520E"/>
    <w:rsid w:val="002755BE"/>
    <w:rsid w:val="002759AF"/>
    <w:rsid w:val="002767EA"/>
    <w:rsid w:val="00281077"/>
    <w:rsid w:val="002813C7"/>
    <w:rsid w:val="00281741"/>
    <w:rsid w:val="002824A1"/>
    <w:rsid w:val="00285BC8"/>
    <w:rsid w:val="002870A4"/>
    <w:rsid w:val="00291D98"/>
    <w:rsid w:val="002945FC"/>
    <w:rsid w:val="00295BC1"/>
    <w:rsid w:val="0029624C"/>
    <w:rsid w:val="002A3528"/>
    <w:rsid w:val="002B0520"/>
    <w:rsid w:val="002B1835"/>
    <w:rsid w:val="002B3A56"/>
    <w:rsid w:val="002B5065"/>
    <w:rsid w:val="002B75C2"/>
    <w:rsid w:val="002B78E4"/>
    <w:rsid w:val="002C3172"/>
    <w:rsid w:val="002C3D05"/>
    <w:rsid w:val="002C7973"/>
    <w:rsid w:val="002D27C6"/>
    <w:rsid w:val="002D2B7A"/>
    <w:rsid w:val="002D393B"/>
    <w:rsid w:val="002D3B8B"/>
    <w:rsid w:val="002D7CC4"/>
    <w:rsid w:val="002E4C4A"/>
    <w:rsid w:val="002F05FE"/>
    <w:rsid w:val="002F06B6"/>
    <w:rsid w:val="002F1BD8"/>
    <w:rsid w:val="002F269A"/>
    <w:rsid w:val="002F3A4B"/>
    <w:rsid w:val="002F55F3"/>
    <w:rsid w:val="0030220D"/>
    <w:rsid w:val="003131EC"/>
    <w:rsid w:val="00314E67"/>
    <w:rsid w:val="00315885"/>
    <w:rsid w:val="00321AF7"/>
    <w:rsid w:val="00322889"/>
    <w:rsid w:val="00324D0E"/>
    <w:rsid w:val="00325594"/>
    <w:rsid w:val="003256C5"/>
    <w:rsid w:val="003311A3"/>
    <w:rsid w:val="00342545"/>
    <w:rsid w:val="0034466A"/>
    <w:rsid w:val="00345EAB"/>
    <w:rsid w:val="00346626"/>
    <w:rsid w:val="00355996"/>
    <w:rsid w:val="00356EB0"/>
    <w:rsid w:val="003613E1"/>
    <w:rsid w:val="00363788"/>
    <w:rsid w:val="003638CF"/>
    <w:rsid w:val="00364876"/>
    <w:rsid w:val="00365D71"/>
    <w:rsid w:val="003717D9"/>
    <w:rsid w:val="00371B57"/>
    <w:rsid w:val="0037237B"/>
    <w:rsid w:val="00373AAC"/>
    <w:rsid w:val="003762FE"/>
    <w:rsid w:val="00376884"/>
    <w:rsid w:val="0038079D"/>
    <w:rsid w:val="0038175B"/>
    <w:rsid w:val="003878B7"/>
    <w:rsid w:val="00391A3E"/>
    <w:rsid w:val="00392438"/>
    <w:rsid w:val="00392524"/>
    <w:rsid w:val="00392FF4"/>
    <w:rsid w:val="00395696"/>
    <w:rsid w:val="003A3BFC"/>
    <w:rsid w:val="003A67D7"/>
    <w:rsid w:val="003A6B51"/>
    <w:rsid w:val="003B0073"/>
    <w:rsid w:val="003B04A1"/>
    <w:rsid w:val="003B28AA"/>
    <w:rsid w:val="003B6768"/>
    <w:rsid w:val="003B689E"/>
    <w:rsid w:val="003B7E4F"/>
    <w:rsid w:val="003C64C1"/>
    <w:rsid w:val="003C79A1"/>
    <w:rsid w:val="003D111B"/>
    <w:rsid w:val="003D1836"/>
    <w:rsid w:val="003D1CE8"/>
    <w:rsid w:val="003D2039"/>
    <w:rsid w:val="003D2170"/>
    <w:rsid w:val="003D32B2"/>
    <w:rsid w:val="003D4E5F"/>
    <w:rsid w:val="003D54C9"/>
    <w:rsid w:val="003E2157"/>
    <w:rsid w:val="003E4D22"/>
    <w:rsid w:val="003F0C81"/>
    <w:rsid w:val="003F11F5"/>
    <w:rsid w:val="004024FA"/>
    <w:rsid w:val="004029BA"/>
    <w:rsid w:val="0040519F"/>
    <w:rsid w:val="0040745B"/>
    <w:rsid w:val="0041239F"/>
    <w:rsid w:val="004132C8"/>
    <w:rsid w:val="004210C9"/>
    <w:rsid w:val="00422403"/>
    <w:rsid w:val="004230DF"/>
    <w:rsid w:val="00427424"/>
    <w:rsid w:val="00431D71"/>
    <w:rsid w:val="004333BD"/>
    <w:rsid w:val="00433524"/>
    <w:rsid w:val="004359FF"/>
    <w:rsid w:val="00437AD8"/>
    <w:rsid w:val="004413A2"/>
    <w:rsid w:val="00442349"/>
    <w:rsid w:val="00443585"/>
    <w:rsid w:val="00446DF9"/>
    <w:rsid w:val="00450A8E"/>
    <w:rsid w:val="00451671"/>
    <w:rsid w:val="004517B9"/>
    <w:rsid w:val="00460570"/>
    <w:rsid w:val="00461230"/>
    <w:rsid w:val="0046149F"/>
    <w:rsid w:val="00463975"/>
    <w:rsid w:val="004640E1"/>
    <w:rsid w:val="0046414C"/>
    <w:rsid w:val="0046428A"/>
    <w:rsid w:val="00464632"/>
    <w:rsid w:val="004651A7"/>
    <w:rsid w:val="00465315"/>
    <w:rsid w:val="00465ECD"/>
    <w:rsid w:val="00472A7F"/>
    <w:rsid w:val="004732B5"/>
    <w:rsid w:val="00481D5B"/>
    <w:rsid w:val="00484731"/>
    <w:rsid w:val="004A2789"/>
    <w:rsid w:val="004B0236"/>
    <w:rsid w:val="004B29FE"/>
    <w:rsid w:val="004B3313"/>
    <w:rsid w:val="004C4717"/>
    <w:rsid w:val="004C6EE5"/>
    <w:rsid w:val="004D2E65"/>
    <w:rsid w:val="004D76CC"/>
    <w:rsid w:val="004D7960"/>
    <w:rsid w:val="004E0200"/>
    <w:rsid w:val="004E1617"/>
    <w:rsid w:val="004E5BF2"/>
    <w:rsid w:val="004E6F22"/>
    <w:rsid w:val="004E72C6"/>
    <w:rsid w:val="004E78F9"/>
    <w:rsid w:val="004F11AD"/>
    <w:rsid w:val="004F18FF"/>
    <w:rsid w:val="004F1E17"/>
    <w:rsid w:val="004F4305"/>
    <w:rsid w:val="005152F7"/>
    <w:rsid w:val="005164A2"/>
    <w:rsid w:val="00517A76"/>
    <w:rsid w:val="0052095C"/>
    <w:rsid w:val="0052326A"/>
    <w:rsid w:val="005245DC"/>
    <w:rsid w:val="00533CCC"/>
    <w:rsid w:val="005343B2"/>
    <w:rsid w:val="005344C4"/>
    <w:rsid w:val="005348C0"/>
    <w:rsid w:val="0053643B"/>
    <w:rsid w:val="00537322"/>
    <w:rsid w:val="00537F0C"/>
    <w:rsid w:val="005421E9"/>
    <w:rsid w:val="0054453B"/>
    <w:rsid w:val="0054510C"/>
    <w:rsid w:val="0055018C"/>
    <w:rsid w:val="00550AAE"/>
    <w:rsid w:val="00556D48"/>
    <w:rsid w:val="0056087B"/>
    <w:rsid w:val="0056511B"/>
    <w:rsid w:val="00572129"/>
    <w:rsid w:val="00574420"/>
    <w:rsid w:val="00574DD9"/>
    <w:rsid w:val="00576F7A"/>
    <w:rsid w:val="00581460"/>
    <w:rsid w:val="005845D6"/>
    <w:rsid w:val="00593D99"/>
    <w:rsid w:val="00596280"/>
    <w:rsid w:val="005A0D52"/>
    <w:rsid w:val="005B0223"/>
    <w:rsid w:val="005C1785"/>
    <w:rsid w:val="005C4804"/>
    <w:rsid w:val="005D021A"/>
    <w:rsid w:val="005D6269"/>
    <w:rsid w:val="005D6BEA"/>
    <w:rsid w:val="005D7237"/>
    <w:rsid w:val="005E4645"/>
    <w:rsid w:val="005E487B"/>
    <w:rsid w:val="005E61E2"/>
    <w:rsid w:val="005E734E"/>
    <w:rsid w:val="005F0951"/>
    <w:rsid w:val="005F15FB"/>
    <w:rsid w:val="005F3120"/>
    <w:rsid w:val="005F3493"/>
    <w:rsid w:val="005F376C"/>
    <w:rsid w:val="005F383D"/>
    <w:rsid w:val="005F75F3"/>
    <w:rsid w:val="00600F51"/>
    <w:rsid w:val="006032A4"/>
    <w:rsid w:val="00604523"/>
    <w:rsid w:val="006069DB"/>
    <w:rsid w:val="0060776B"/>
    <w:rsid w:val="00610A04"/>
    <w:rsid w:val="006118CA"/>
    <w:rsid w:val="00613334"/>
    <w:rsid w:val="00615525"/>
    <w:rsid w:val="00616E79"/>
    <w:rsid w:val="00622F07"/>
    <w:rsid w:val="00623E7B"/>
    <w:rsid w:val="00627144"/>
    <w:rsid w:val="00627355"/>
    <w:rsid w:val="006273FC"/>
    <w:rsid w:val="0063092E"/>
    <w:rsid w:val="00630AE4"/>
    <w:rsid w:val="0063239C"/>
    <w:rsid w:val="00640431"/>
    <w:rsid w:val="00640FAB"/>
    <w:rsid w:val="006428A8"/>
    <w:rsid w:val="006463BE"/>
    <w:rsid w:val="0064669C"/>
    <w:rsid w:val="00656E26"/>
    <w:rsid w:val="00657934"/>
    <w:rsid w:val="006601FB"/>
    <w:rsid w:val="00662026"/>
    <w:rsid w:val="00662B12"/>
    <w:rsid w:val="00664A27"/>
    <w:rsid w:val="006712D2"/>
    <w:rsid w:val="00673BA3"/>
    <w:rsid w:val="00680877"/>
    <w:rsid w:val="00687FD6"/>
    <w:rsid w:val="0069080C"/>
    <w:rsid w:val="006974FF"/>
    <w:rsid w:val="006B1ADC"/>
    <w:rsid w:val="006B46AE"/>
    <w:rsid w:val="006C4151"/>
    <w:rsid w:val="006C4D9B"/>
    <w:rsid w:val="006C5949"/>
    <w:rsid w:val="006C59E4"/>
    <w:rsid w:val="006D01D1"/>
    <w:rsid w:val="006D3FB6"/>
    <w:rsid w:val="006D472E"/>
    <w:rsid w:val="006E29B0"/>
    <w:rsid w:val="006E47EB"/>
    <w:rsid w:val="006E5D37"/>
    <w:rsid w:val="006E7C1C"/>
    <w:rsid w:val="006F3C51"/>
    <w:rsid w:val="00704695"/>
    <w:rsid w:val="00711B11"/>
    <w:rsid w:val="00723EB7"/>
    <w:rsid w:val="00727290"/>
    <w:rsid w:val="00727A42"/>
    <w:rsid w:val="007307A2"/>
    <w:rsid w:val="00735BCC"/>
    <w:rsid w:val="00735C08"/>
    <w:rsid w:val="007400D0"/>
    <w:rsid w:val="00740FAE"/>
    <w:rsid w:val="007433E6"/>
    <w:rsid w:val="00746218"/>
    <w:rsid w:val="00750ADF"/>
    <w:rsid w:val="00751495"/>
    <w:rsid w:val="00754162"/>
    <w:rsid w:val="00755546"/>
    <w:rsid w:val="007603D4"/>
    <w:rsid w:val="00763E0A"/>
    <w:rsid w:val="0077281A"/>
    <w:rsid w:val="007760F5"/>
    <w:rsid w:val="0078034D"/>
    <w:rsid w:val="00781FC8"/>
    <w:rsid w:val="00783EC9"/>
    <w:rsid w:val="00786424"/>
    <w:rsid w:val="00786E4E"/>
    <w:rsid w:val="00790CC8"/>
    <w:rsid w:val="00794FCB"/>
    <w:rsid w:val="007A010E"/>
    <w:rsid w:val="007A3092"/>
    <w:rsid w:val="007A649A"/>
    <w:rsid w:val="007A784F"/>
    <w:rsid w:val="007A7B8C"/>
    <w:rsid w:val="007B5172"/>
    <w:rsid w:val="007B60D7"/>
    <w:rsid w:val="007B6263"/>
    <w:rsid w:val="007B659A"/>
    <w:rsid w:val="007B6E83"/>
    <w:rsid w:val="007B7118"/>
    <w:rsid w:val="007C0C2B"/>
    <w:rsid w:val="007C259A"/>
    <w:rsid w:val="007C2B45"/>
    <w:rsid w:val="007C3D81"/>
    <w:rsid w:val="007C7BAA"/>
    <w:rsid w:val="007D13D1"/>
    <w:rsid w:val="007D17BD"/>
    <w:rsid w:val="007D1BB9"/>
    <w:rsid w:val="007D6A4B"/>
    <w:rsid w:val="007E3082"/>
    <w:rsid w:val="007E5236"/>
    <w:rsid w:val="007E5882"/>
    <w:rsid w:val="007F49BA"/>
    <w:rsid w:val="007F5FD1"/>
    <w:rsid w:val="008003A9"/>
    <w:rsid w:val="0080300B"/>
    <w:rsid w:val="0080309F"/>
    <w:rsid w:val="00804CCE"/>
    <w:rsid w:val="00805172"/>
    <w:rsid w:val="00805899"/>
    <w:rsid w:val="008074B4"/>
    <w:rsid w:val="008075F2"/>
    <w:rsid w:val="008121BC"/>
    <w:rsid w:val="00813EF5"/>
    <w:rsid w:val="00814534"/>
    <w:rsid w:val="00815DD7"/>
    <w:rsid w:val="00816BDD"/>
    <w:rsid w:val="00821978"/>
    <w:rsid w:val="00825D67"/>
    <w:rsid w:val="0083014A"/>
    <w:rsid w:val="0083638A"/>
    <w:rsid w:val="0083714E"/>
    <w:rsid w:val="00837799"/>
    <w:rsid w:val="0084015C"/>
    <w:rsid w:val="00843AD0"/>
    <w:rsid w:val="0085197D"/>
    <w:rsid w:val="008523ED"/>
    <w:rsid w:val="00857223"/>
    <w:rsid w:val="00861D2A"/>
    <w:rsid w:val="00866525"/>
    <w:rsid w:val="00872272"/>
    <w:rsid w:val="0087395B"/>
    <w:rsid w:val="00876E48"/>
    <w:rsid w:val="008826B8"/>
    <w:rsid w:val="00882D16"/>
    <w:rsid w:val="00882DFF"/>
    <w:rsid w:val="00885C46"/>
    <w:rsid w:val="008917DE"/>
    <w:rsid w:val="00892EE9"/>
    <w:rsid w:val="00896368"/>
    <w:rsid w:val="008A278F"/>
    <w:rsid w:val="008A6DAD"/>
    <w:rsid w:val="008A78EC"/>
    <w:rsid w:val="008B1593"/>
    <w:rsid w:val="008B2876"/>
    <w:rsid w:val="008B312E"/>
    <w:rsid w:val="008B6152"/>
    <w:rsid w:val="008C6396"/>
    <w:rsid w:val="008D04CA"/>
    <w:rsid w:val="008D0BE3"/>
    <w:rsid w:val="008D1EFD"/>
    <w:rsid w:val="008D36BE"/>
    <w:rsid w:val="008D4D03"/>
    <w:rsid w:val="008E08C2"/>
    <w:rsid w:val="008E16EF"/>
    <w:rsid w:val="008E31B3"/>
    <w:rsid w:val="008E432D"/>
    <w:rsid w:val="008F2181"/>
    <w:rsid w:val="008F22FB"/>
    <w:rsid w:val="008F3D16"/>
    <w:rsid w:val="008F6E1C"/>
    <w:rsid w:val="009027E0"/>
    <w:rsid w:val="009045F2"/>
    <w:rsid w:val="00906B6D"/>
    <w:rsid w:val="00910252"/>
    <w:rsid w:val="0091350D"/>
    <w:rsid w:val="0091514D"/>
    <w:rsid w:val="00915CDF"/>
    <w:rsid w:val="00917BDD"/>
    <w:rsid w:val="00920401"/>
    <w:rsid w:val="00920A65"/>
    <w:rsid w:val="00921B51"/>
    <w:rsid w:val="009233DD"/>
    <w:rsid w:val="0092356D"/>
    <w:rsid w:val="00924CA4"/>
    <w:rsid w:val="00930568"/>
    <w:rsid w:val="00931032"/>
    <w:rsid w:val="00931E0F"/>
    <w:rsid w:val="00934E3A"/>
    <w:rsid w:val="009356CD"/>
    <w:rsid w:val="0093716F"/>
    <w:rsid w:val="00944E1A"/>
    <w:rsid w:val="0094750B"/>
    <w:rsid w:val="009479FF"/>
    <w:rsid w:val="00952DA5"/>
    <w:rsid w:val="009571DB"/>
    <w:rsid w:val="00957D4E"/>
    <w:rsid w:val="0096056A"/>
    <w:rsid w:val="009607EF"/>
    <w:rsid w:val="009612B7"/>
    <w:rsid w:val="00961740"/>
    <w:rsid w:val="0096277B"/>
    <w:rsid w:val="009649BE"/>
    <w:rsid w:val="009669FF"/>
    <w:rsid w:val="0096713F"/>
    <w:rsid w:val="00971937"/>
    <w:rsid w:val="009720D8"/>
    <w:rsid w:val="00972741"/>
    <w:rsid w:val="00972CC2"/>
    <w:rsid w:val="00973EAD"/>
    <w:rsid w:val="00975285"/>
    <w:rsid w:val="009770D3"/>
    <w:rsid w:val="009806A1"/>
    <w:rsid w:val="00984A51"/>
    <w:rsid w:val="009850DB"/>
    <w:rsid w:val="00991873"/>
    <w:rsid w:val="00995751"/>
    <w:rsid w:val="009A0C0A"/>
    <w:rsid w:val="009A2CE6"/>
    <w:rsid w:val="009A4E32"/>
    <w:rsid w:val="009B1C3D"/>
    <w:rsid w:val="009B2E8A"/>
    <w:rsid w:val="009B3448"/>
    <w:rsid w:val="009C025B"/>
    <w:rsid w:val="009C0FB0"/>
    <w:rsid w:val="009C1F69"/>
    <w:rsid w:val="009C2D80"/>
    <w:rsid w:val="009C4EB7"/>
    <w:rsid w:val="009C561D"/>
    <w:rsid w:val="009C7617"/>
    <w:rsid w:val="009E58E9"/>
    <w:rsid w:val="009F13AB"/>
    <w:rsid w:val="009F2BB7"/>
    <w:rsid w:val="009F5938"/>
    <w:rsid w:val="009F679A"/>
    <w:rsid w:val="00A10FA4"/>
    <w:rsid w:val="00A17B64"/>
    <w:rsid w:val="00A21978"/>
    <w:rsid w:val="00A247FF"/>
    <w:rsid w:val="00A258DD"/>
    <w:rsid w:val="00A3171B"/>
    <w:rsid w:val="00A34685"/>
    <w:rsid w:val="00A34766"/>
    <w:rsid w:val="00A37108"/>
    <w:rsid w:val="00A45249"/>
    <w:rsid w:val="00A46217"/>
    <w:rsid w:val="00A47304"/>
    <w:rsid w:val="00A5132B"/>
    <w:rsid w:val="00A53D83"/>
    <w:rsid w:val="00A550AC"/>
    <w:rsid w:val="00A55BA7"/>
    <w:rsid w:val="00A57553"/>
    <w:rsid w:val="00A618DD"/>
    <w:rsid w:val="00A619BD"/>
    <w:rsid w:val="00A620BA"/>
    <w:rsid w:val="00A629FC"/>
    <w:rsid w:val="00A65214"/>
    <w:rsid w:val="00A65E30"/>
    <w:rsid w:val="00A675E5"/>
    <w:rsid w:val="00A70A37"/>
    <w:rsid w:val="00A70E34"/>
    <w:rsid w:val="00A73D24"/>
    <w:rsid w:val="00A74894"/>
    <w:rsid w:val="00A74A52"/>
    <w:rsid w:val="00A758BA"/>
    <w:rsid w:val="00A83B1A"/>
    <w:rsid w:val="00A85761"/>
    <w:rsid w:val="00A9140C"/>
    <w:rsid w:val="00A92ED4"/>
    <w:rsid w:val="00A9729B"/>
    <w:rsid w:val="00AA1C3E"/>
    <w:rsid w:val="00AA3045"/>
    <w:rsid w:val="00AB2918"/>
    <w:rsid w:val="00AB436B"/>
    <w:rsid w:val="00AB4EF7"/>
    <w:rsid w:val="00AB5F99"/>
    <w:rsid w:val="00AB70C9"/>
    <w:rsid w:val="00AC3725"/>
    <w:rsid w:val="00AC4557"/>
    <w:rsid w:val="00AC566E"/>
    <w:rsid w:val="00AD05A9"/>
    <w:rsid w:val="00AD2C76"/>
    <w:rsid w:val="00AD4C9E"/>
    <w:rsid w:val="00AD67FB"/>
    <w:rsid w:val="00AD71C7"/>
    <w:rsid w:val="00AE1495"/>
    <w:rsid w:val="00AF3FB6"/>
    <w:rsid w:val="00AF689C"/>
    <w:rsid w:val="00AF73BB"/>
    <w:rsid w:val="00B071BC"/>
    <w:rsid w:val="00B07842"/>
    <w:rsid w:val="00B10D27"/>
    <w:rsid w:val="00B1307D"/>
    <w:rsid w:val="00B14259"/>
    <w:rsid w:val="00B147FD"/>
    <w:rsid w:val="00B16CEA"/>
    <w:rsid w:val="00B1760F"/>
    <w:rsid w:val="00B2099F"/>
    <w:rsid w:val="00B20E70"/>
    <w:rsid w:val="00B2243B"/>
    <w:rsid w:val="00B22D0C"/>
    <w:rsid w:val="00B25EE6"/>
    <w:rsid w:val="00B40C94"/>
    <w:rsid w:val="00B4149B"/>
    <w:rsid w:val="00B45682"/>
    <w:rsid w:val="00B50F2C"/>
    <w:rsid w:val="00B510F8"/>
    <w:rsid w:val="00B51610"/>
    <w:rsid w:val="00B5304D"/>
    <w:rsid w:val="00B548A2"/>
    <w:rsid w:val="00B57AA8"/>
    <w:rsid w:val="00B57B3A"/>
    <w:rsid w:val="00B60806"/>
    <w:rsid w:val="00B60BE0"/>
    <w:rsid w:val="00B62996"/>
    <w:rsid w:val="00B64CAD"/>
    <w:rsid w:val="00B6599F"/>
    <w:rsid w:val="00B65B87"/>
    <w:rsid w:val="00B707DF"/>
    <w:rsid w:val="00B7183D"/>
    <w:rsid w:val="00B757EF"/>
    <w:rsid w:val="00B77272"/>
    <w:rsid w:val="00B809D2"/>
    <w:rsid w:val="00B8139E"/>
    <w:rsid w:val="00B877BA"/>
    <w:rsid w:val="00B91E34"/>
    <w:rsid w:val="00B965E1"/>
    <w:rsid w:val="00BA1435"/>
    <w:rsid w:val="00BA2255"/>
    <w:rsid w:val="00BB1A5B"/>
    <w:rsid w:val="00BB1E3C"/>
    <w:rsid w:val="00BB26CD"/>
    <w:rsid w:val="00BB4A61"/>
    <w:rsid w:val="00BB4E7E"/>
    <w:rsid w:val="00BB5011"/>
    <w:rsid w:val="00BB63F5"/>
    <w:rsid w:val="00BB6895"/>
    <w:rsid w:val="00BB7501"/>
    <w:rsid w:val="00BC5068"/>
    <w:rsid w:val="00BD0332"/>
    <w:rsid w:val="00BD634D"/>
    <w:rsid w:val="00BE046C"/>
    <w:rsid w:val="00BE482B"/>
    <w:rsid w:val="00BE7ECB"/>
    <w:rsid w:val="00BF342B"/>
    <w:rsid w:val="00BF3FA0"/>
    <w:rsid w:val="00C0152B"/>
    <w:rsid w:val="00C05648"/>
    <w:rsid w:val="00C11EE5"/>
    <w:rsid w:val="00C122B6"/>
    <w:rsid w:val="00C16CCA"/>
    <w:rsid w:val="00C209FF"/>
    <w:rsid w:val="00C2508B"/>
    <w:rsid w:val="00C2539B"/>
    <w:rsid w:val="00C3153C"/>
    <w:rsid w:val="00C333DA"/>
    <w:rsid w:val="00C33A25"/>
    <w:rsid w:val="00C3559C"/>
    <w:rsid w:val="00C35974"/>
    <w:rsid w:val="00C367FC"/>
    <w:rsid w:val="00C37093"/>
    <w:rsid w:val="00C427D1"/>
    <w:rsid w:val="00C53A3A"/>
    <w:rsid w:val="00C544B8"/>
    <w:rsid w:val="00C55B10"/>
    <w:rsid w:val="00C55F11"/>
    <w:rsid w:val="00C57870"/>
    <w:rsid w:val="00C627B8"/>
    <w:rsid w:val="00C6536B"/>
    <w:rsid w:val="00C65BEB"/>
    <w:rsid w:val="00C67496"/>
    <w:rsid w:val="00C727AF"/>
    <w:rsid w:val="00C73C0E"/>
    <w:rsid w:val="00C761DD"/>
    <w:rsid w:val="00C81669"/>
    <w:rsid w:val="00C83865"/>
    <w:rsid w:val="00C97A53"/>
    <w:rsid w:val="00CA10E8"/>
    <w:rsid w:val="00CA1C6E"/>
    <w:rsid w:val="00CA370C"/>
    <w:rsid w:val="00CA3AB7"/>
    <w:rsid w:val="00CA6AA5"/>
    <w:rsid w:val="00CB0C3C"/>
    <w:rsid w:val="00CB18B7"/>
    <w:rsid w:val="00CC071F"/>
    <w:rsid w:val="00CD2A92"/>
    <w:rsid w:val="00CE166F"/>
    <w:rsid w:val="00CE283A"/>
    <w:rsid w:val="00CE2E02"/>
    <w:rsid w:val="00CE327F"/>
    <w:rsid w:val="00CE3692"/>
    <w:rsid w:val="00CE3BD8"/>
    <w:rsid w:val="00CE47C6"/>
    <w:rsid w:val="00CE73F9"/>
    <w:rsid w:val="00CE7F5D"/>
    <w:rsid w:val="00CF3342"/>
    <w:rsid w:val="00CF5FAC"/>
    <w:rsid w:val="00CF6E60"/>
    <w:rsid w:val="00CF77B8"/>
    <w:rsid w:val="00D04ED0"/>
    <w:rsid w:val="00D05913"/>
    <w:rsid w:val="00D0704D"/>
    <w:rsid w:val="00D129D4"/>
    <w:rsid w:val="00D1343F"/>
    <w:rsid w:val="00D14065"/>
    <w:rsid w:val="00D1666B"/>
    <w:rsid w:val="00D26718"/>
    <w:rsid w:val="00D30178"/>
    <w:rsid w:val="00D30756"/>
    <w:rsid w:val="00D335CA"/>
    <w:rsid w:val="00D34048"/>
    <w:rsid w:val="00D34871"/>
    <w:rsid w:val="00D37D44"/>
    <w:rsid w:val="00D40BFB"/>
    <w:rsid w:val="00D413DD"/>
    <w:rsid w:val="00D44379"/>
    <w:rsid w:val="00D44F0D"/>
    <w:rsid w:val="00D46FC3"/>
    <w:rsid w:val="00D4771F"/>
    <w:rsid w:val="00D53B22"/>
    <w:rsid w:val="00D55978"/>
    <w:rsid w:val="00D5630C"/>
    <w:rsid w:val="00D57C8A"/>
    <w:rsid w:val="00D66100"/>
    <w:rsid w:val="00D66D74"/>
    <w:rsid w:val="00D711B2"/>
    <w:rsid w:val="00D73A8D"/>
    <w:rsid w:val="00D74314"/>
    <w:rsid w:val="00D7702F"/>
    <w:rsid w:val="00D77535"/>
    <w:rsid w:val="00D7777B"/>
    <w:rsid w:val="00D810D9"/>
    <w:rsid w:val="00D8211B"/>
    <w:rsid w:val="00D82257"/>
    <w:rsid w:val="00D96182"/>
    <w:rsid w:val="00DA3D50"/>
    <w:rsid w:val="00DB12E5"/>
    <w:rsid w:val="00DB606C"/>
    <w:rsid w:val="00DC64B5"/>
    <w:rsid w:val="00DC6523"/>
    <w:rsid w:val="00DC70F7"/>
    <w:rsid w:val="00DD0E38"/>
    <w:rsid w:val="00DD1E81"/>
    <w:rsid w:val="00DE2302"/>
    <w:rsid w:val="00DE3183"/>
    <w:rsid w:val="00DF2927"/>
    <w:rsid w:val="00DF360D"/>
    <w:rsid w:val="00DF7422"/>
    <w:rsid w:val="00E10095"/>
    <w:rsid w:val="00E121C8"/>
    <w:rsid w:val="00E122EC"/>
    <w:rsid w:val="00E12F82"/>
    <w:rsid w:val="00E13F67"/>
    <w:rsid w:val="00E152EB"/>
    <w:rsid w:val="00E24F6D"/>
    <w:rsid w:val="00E251EF"/>
    <w:rsid w:val="00E3329D"/>
    <w:rsid w:val="00E341F9"/>
    <w:rsid w:val="00E37BDB"/>
    <w:rsid w:val="00E41C15"/>
    <w:rsid w:val="00E47980"/>
    <w:rsid w:val="00E5299C"/>
    <w:rsid w:val="00E5431D"/>
    <w:rsid w:val="00E5592F"/>
    <w:rsid w:val="00E5748C"/>
    <w:rsid w:val="00E57E6B"/>
    <w:rsid w:val="00E60A0C"/>
    <w:rsid w:val="00E62AFF"/>
    <w:rsid w:val="00E62C73"/>
    <w:rsid w:val="00E62D16"/>
    <w:rsid w:val="00E6444E"/>
    <w:rsid w:val="00E66916"/>
    <w:rsid w:val="00E70603"/>
    <w:rsid w:val="00E70C03"/>
    <w:rsid w:val="00E753C8"/>
    <w:rsid w:val="00E82373"/>
    <w:rsid w:val="00E8311E"/>
    <w:rsid w:val="00E84DBD"/>
    <w:rsid w:val="00E86861"/>
    <w:rsid w:val="00E87FFD"/>
    <w:rsid w:val="00E90E47"/>
    <w:rsid w:val="00E9207F"/>
    <w:rsid w:val="00E93A82"/>
    <w:rsid w:val="00E9578C"/>
    <w:rsid w:val="00E97C21"/>
    <w:rsid w:val="00E97DAF"/>
    <w:rsid w:val="00EA2FEA"/>
    <w:rsid w:val="00EA5DFC"/>
    <w:rsid w:val="00EB145F"/>
    <w:rsid w:val="00EB2550"/>
    <w:rsid w:val="00EB2A20"/>
    <w:rsid w:val="00EB2B40"/>
    <w:rsid w:val="00EB3AE9"/>
    <w:rsid w:val="00EB5159"/>
    <w:rsid w:val="00EB5A0F"/>
    <w:rsid w:val="00EB6473"/>
    <w:rsid w:val="00EC2333"/>
    <w:rsid w:val="00EC2885"/>
    <w:rsid w:val="00EC4C4F"/>
    <w:rsid w:val="00ED05DD"/>
    <w:rsid w:val="00ED6F3A"/>
    <w:rsid w:val="00EE1916"/>
    <w:rsid w:val="00EE420F"/>
    <w:rsid w:val="00EE4EA4"/>
    <w:rsid w:val="00EE6067"/>
    <w:rsid w:val="00EE6BDD"/>
    <w:rsid w:val="00EE7434"/>
    <w:rsid w:val="00EF310C"/>
    <w:rsid w:val="00EF5E9A"/>
    <w:rsid w:val="00EF60F1"/>
    <w:rsid w:val="00F0103B"/>
    <w:rsid w:val="00F04F1A"/>
    <w:rsid w:val="00F11D76"/>
    <w:rsid w:val="00F13C1E"/>
    <w:rsid w:val="00F157D4"/>
    <w:rsid w:val="00F15B67"/>
    <w:rsid w:val="00F15B7B"/>
    <w:rsid w:val="00F15C1F"/>
    <w:rsid w:val="00F27FF4"/>
    <w:rsid w:val="00F327BC"/>
    <w:rsid w:val="00F32AF0"/>
    <w:rsid w:val="00F3724C"/>
    <w:rsid w:val="00F436EB"/>
    <w:rsid w:val="00F447A9"/>
    <w:rsid w:val="00F44E5A"/>
    <w:rsid w:val="00F45789"/>
    <w:rsid w:val="00F45B0F"/>
    <w:rsid w:val="00F520DE"/>
    <w:rsid w:val="00F566D3"/>
    <w:rsid w:val="00F56C50"/>
    <w:rsid w:val="00F655AE"/>
    <w:rsid w:val="00F7002C"/>
    <w:rsid w:val="00F7098C"/>
    <w:rsid w:val="00F7169F"/>
    <w:rsid w:val="00F72366"/>
    <w:rsid w:val="00F73464"/>
    <w:rsid w:val="00F774DE"/>
    <w:rsid w:val="00F77EAD"/>
    <w:rsid w:val="00F8158F"/>
    <w:rsid w:val="00F824C5"/>
    <w:rsid w:val="00F84B3E"/>
    <w:rsid w:val="00F870F7"/>
    <w:rsid w:val="00F8767F"/>
    <w:rsid w:val="00F91F3F"/>
    <w:rsid w:val="00F968B1"/>
    <w:rsid w:val="00F97117"/>
    <w:rsid w:val="00FA28DD"/>
    <w:rsid w:val="00FA3675"/>
    <w:rsid w:val="00FA4550"/>
    <w:rsid w:val="00FB3591"/>
    <w:rsid w:val="00FB668F"/>
    <w:rsid w:val="00FB69F9"/>
    <w:rsid w:val="00FC29A0"/>
    <w:rsid w:val="00FC56F7"/>
    <w:rsid w:val="00FC66F2"/>
    <w:rsid w:val="00FD0227"/>
    <w:rsid w:val="00FD033B"/>
    <w:rsid w:val="00FE1783"/>
    <w:rsid w:val="00FE7CD9"/>
    <w:rsid w:val="00FF78EC"/>
    <w:rsid w:val="00FF7F36"/>
    <w:rsid w:val="0D5335A5"/>
    <w:rsid w:val="2EC85E12"/>
    <w:rsid w:val="324264ED"/>
    <w:rsid w:val="596232A1"/>
    <w:rsid w:val="5C766C25"/>
    <w:rsid w:val="5FA05865"/>
    <w:rsid w:val="640850C3"/>
    <w:rsid w:val="6C480136"/>
    <w:rsid w:val="731F1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6CF6E7A"/>
  <w15:docId w15:val="{646CF25A-7A7E-411B-BDDF-F28A23A7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A495D"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jc w:val="both"/>
    </w:pPr>
    <w:rPr>
      <w:rFonts w:ascii="Segoe UI" w:eastAsia="SimSun" w:hAnsi="Segoe UI" w:cs="Segoe UI"/>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F6715"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
    <w:name w:val="a"/>
    <w:basedOn w:val="DefaultParagraphFont"/>
    <w:qFormat/>
  </w:style>
  <w:style w:type="character" w:customStyle="1" w:styleId="l7">
    <w:name w:val="l7"/>
    <w:basedOn w:val="DefaultParagraphFont"/>
    <w:qFormat/>
  </w:style>
  <w:style w:type="character" w:customStyle="1" w:styleId="l6">
    <w:name w:val="l6"/>
    <w:basedOn w:val="DefaultParagraphFont"/>
    <w:qForma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eastAsia="Times New Roman"/>
      <w:b/>
      <w:bCs/>
      <w:kern w:val="36"/>
      <w:sz w:val="48"/>
      <w:szCs w:val="48"/>
    </w:rPr>
  </w:style>
  <w:style w:type="character" w:customStyle="1" w:styleId="personname">
    <w:name w:val="person_name"/>
    <w:basedOn w:val="DefaultParagraphFont"/>
    <w:qForma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A495D"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76E8B" w:themeColor="accent1" w:themeShade="BF"/>
      <w:sz w:val="22"/>
      <w:szCs w:val="22"/>
    </w:rPr>
  </w:style>
  <w:style w:type="character" w:customStyle="1" w:styleId="BalloonTextChar">
    <w:name w:val="Balloon Text Char"/>
    <w:basedOn w:val="DefaultParagraphFont"/>
    <w:link w:val="BalloonText"/>
    <w:uiPriority w:val="99"/>
    <w:qFormat/>
    <w:rPr>
      <w:rFonts w:ascii="Segoe UI" w:hAnsi="Segoe UI" w:cs="Segoe UI"/>
      <w:sz w:val="18"/>
      <w:szCs w:val="18"/>
    </w:rPr>
  </w:style>
  <w:style w:type="paragraph" w:customStyle="1" w:styleId="small">
    <w:name w:val="smal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hidden">
    <w:name w:val="offscreen-hidden"/>
    <w:basedOn w:val="DefaultParagraphFont"/>
    <w:qFormat/>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76E8B" w:themeColor="accent1" w:themeShade="BF"/>
      <w:sz w:val="26"/>
      <w:szCs w:val="26"/>
    </w:rPr>
  </w:style>
  <w:style w:type="character" w:customStyle="1" w:styleId="affiliation">
    <w:name w:val="affiliation"/>
    <w:basedOn w:val="DefaultParagraphFont"/>
    <w:qFormat/>
  </w:style>
  <w:style w:type="character" w:customStyle="1" w:styleId="value">
    <w:name w:val="value"/>
    <w:basedOn w:val="DefaultParagraphFont"/>
    <w:qFormat/>
  </w:style>
  <w:style w:type="character" w:customStyle="1" w:styleId="muitypography-root">
    <w:name w:val="muitypography-root"/>
    <w:basedOn w:val="DefaultParagraphFont"/>
    <w:qFormat/>
  </w:style>
  <w:style w:type="character" w:customStyle="1" w:styleId="mx-1">
    <w:name w:val="mx-1"/>
    <w:basedOn w:val="DefaultParagraphFont"/>
    <w:qFormat/>
  </w:style>
  <w:style w:type="character" w:customStyle="1" w:styleId="a0">
    <w:name w:val="_"/>
    <w:basedOn w:val="DefaultParagraphFont"/>
    <w:qFormat/>
  </w:style>
  <w:style w:type="character" w:customStyle="1" w:styleId="fc1">
    <w:name w:val="fc1"/>
    <w:basedOn w:val="DefaultParagraphFont"/>
    <w:qFormat/>
  </w:style>
  <w:style w:type="character" w:customStyle="1" w:styleId="ff2">
    <w:name w:val="ff2"/>
    <w:basedOn w:val="DefaultParagraphFont"/>
    <w:qFormat/>
  </w:style>
  <w:style w:type="character" w:customStyle="1" w:styleId="fs2">
    <w:name w:val="fs2"/>
    <w:basedOn w:val="DefaultParagraphFont"/>
    <w:qFormat/>
  </w:style>
  <w:style w:type="character" w:customStyle="1" w:styleId="t">
    <w:name w:val="t"/>
    <w:basedOn w:val="DefaultParagraphFont"/>
    <w:qFormat/>
  </w:style>
  <w:style w:type="character" w:customStyle="1" w:styleId="label">
    <w:name w:val="label"/>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1"/>
    <w:uiPriority w:val="99"/>
    <w:semiHidden/>
    <w:qFormat/>
    <w:rPr>
      <w:rFonts w:ascii="Arial" w:eastAsia="Times New Roman" w:hAnsi="Arial" w:cs="Arial"/>
      <w:vanish/>
      <w:sz w:val="16"/>
      <w:szCs w:val="16"/>
    </w:rPr>
  </w:style>
  <w:style w:type="character" w:styleId="CommentReference">
    <w:name w:val="annotation reference"/>
    <w:basedOn w:val="DefaultParagraphFont"/>
    <w:uiPriority w:val="99"/>
    <w:semiHidden/>
    <w:unhideWhenUsed/>
    <w:rsid w:val="002D3B8B"/>
    <w:rPr>
      <w:sz w:val="16"/>
      <w:szCs w:val="16"/>
    </w:rPr>
  </w:style>
  <w:style w:type="paragraph" w:styleId="CommentText">
    <w:name w:val="annotation text"/>
    <w:basedOn w:val="Normal"/>
    <w:link w:val="CommentTextChar"/>
    <w:uiPriority w:val="99"/>
    <w:semiHidden/>
    <w:unhideWhenUsed/>
    <w:rsid w:val="002D3B8B"/>
    <w:pPr>
      <w:spacing w:line="240" w:lineRule="auto"/>
    </w:pPr>
    <w:rPr>
      <w:sz w:val="20"/>
      <w:szCs w:val="20"/>
    </w:rPr>
  </w:style>
  <w:style w:type="character" w:customStyle="1" w:styleId="CommentTextChar">
    <w:name w:val="Comment Text Char"/>
    <w:basedOn w:val="DefaultParagraphFont"/>
    <w:link w:val="CommentText"/>
    <w:uiPriority w:val="99"/>
    <w:semiHidden/>
    <w:rsid w:val="002D3B8B"/>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2D3B8B"/>
    <w:rPr>
      <w:b/>
      <w:bCs/>
    </w:rPr>
  </w:style>
  <w:style w:type="character" w:customStyle="1" w:styleId="CommentSubjectChar">
    <w:name w:val="Comment Subject Char"/>
    <w:basedOn w:val="CommentTextChar"/>
    <w:link w:val="CommentSubject"/>
    <w:uiPriority w:val="99"/>
    <w:semiHidden/>
    <w:rsid w:val="002D3B8B"/>
    <w:rPr>
      <w:rFonts w:asciiTheme="minorHAnsi" w:eastAsiaTheme="minorHAnsi" w:hAnsiTheme="minorHAnsi" w:cstheme="minorBidi"/>
      <w:b/>
      <w:bCs/>
    </w:rPr>
  </w:style>
  <w:style w:type="paragraph" w:styleId="BodyText">
    <w:name w:val="Body Text"/>
    <w:basedOn w:val="Normal"/>
    <w:link w:val="BodyTextChar"/>
    <w:uiPriority w:val="1"/>
    <w:unhideWhenUsed/>
    <w:qFormat/>
    <w:rsid w:val="00A73D24"/>
    <w:pPr>
      <w:widowControl w:val="0"/>
      <w:autoSpaceDE w:val="0"/>
      <w:autoSpaceDN w:val="0"/>
      <w:spacing w:after="0" w:line="240" w:lineRule="auto"/>
    </w:pPr>
    <w:rPr>
      <w:rFonts w:ascii="Arial" w:eastAsia="Arial" w:hAnsi="Arial" w:cs="Arial"/>
      <w:b/>
      <w:bCs/>
      <w:sz w:val="24"/>
      <w:szCs w:val="24"/>
    </w:rPr>
  </w:style>
  <w:style w:type="character" w:customStyle="1" w:styleId="BodyTextChar">
    <w:name w:val="Body Text Char"/>
    <w:basedOn w:val="DefaultParagraphFont"/>
    <w:link w:val="BodyText"/>
    <w:uiPriority w:val="1"/>
    <w:rsid w:val="00A73D24"/>
    <w:rPr>
      <w:rFonts w:ascii="Arial" w:eastAsia="Arial" w:hAnsi="Arial" w:cs="Arial"/>
      <w:b/>
      <w:bCs/>
      <w:sz w:val="24"/>
      <w:szCs w:val="24"/>
    </w:rPr>
  </w:style>
  <w:style w:type="table" w:styleId="ListTable6Colorful-Accent4">
    <w:name w:val="List Table 6 Colorful Accent 4"/>
    <w:basedOn w:val="TableNormal"/>
    <w:uiPriority w:val="51"/>
    <w:rsid w:val="00A83B1A"/>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paragraph" w:styleId="Revision">
    <w:name w:val="Revision"/>
    <w:hidden/>
    <w:uiPriority w:val="99"/>
    <w:unhideWhenUsed/>
    <w:rsid w:val="00957D4E"/>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152149">
      <w:bodyDiv w:val="1"/>
      <w:marLeft w:val="0"/>
      <w:marRight w:val="0"/>
      <w:marTop w:val="0"/>
      <w:marBottom w:val="0"/>
      <w:divBdr>
        <w:top w:val="none" w:sz="0" w:space="0" w:color="auto"/>
        <w:left w:val="none" w:sz="0" w:space="0" w:color="auto"/>
        <w:bottom w:val="none" w:sz="0" w:space="0" w:color="auto"/>
        <w:right w:val="none" w:sz="0" w:space="0" w:color="auto"/>
      </w:divBdr>
    </w:div>
    <w:div w:id="145098535">
      <w:bodyDiv w:val="1"/>
      <w:marLeft w:val="0"/>
      <w:marRight w:val="0"/>
      <w:marTop w:val="0"/>
      <w:marBottom w:val="0"/>
      <w:divBdr>
        <w:top w:val="none" w:sz="0" w:space="0" w:color="auto"/>
        <w:left w:val="none" w:sz="0" w:space="0" w:color="auto"/>
        <w:bottom w:val="none" w:sz="0" w:space="0" w:color="auto"/>
        <w:right w:val="none" w:sz="0" w:space="0" w:color="auto"/>
      </w:divBdr>
    </w:div>
    <w:div w:id="202131630">
      <w:bodyDiv w:val="1"/>
      <w:marLeft w:val="0"/>
      <w:marRight w:val="0"/>
      <w:marTop w:val="0"/>
      <w:marBottom w:val="0"/>
      <w:divBdr>
        <w:top w:val="none" w:sz="0" w:space="0" w:color="auto"/>
        <w:left w:val="none" w:sz="0" w:space="0" w:color="auto"/>
        <w:bottom w:val="none" w:sz="0" w:space="0" w:color="auto"/>
        <w:right w:val="none" w:sz="0" w:space="0" w:color="auto"/>
      </w:divBdr>
    </w:div>
    <w:div w:id="220216876">
      <w:bodyDiv w:val="1"/>
      <w:marLeft w:val="0"/>
      <w:marRight w:val="0"/>
      <w:marTop w:val="0"/>
      <w:marBottom w:val="0"/>
      <w:divBdr>
        <w:top w:val="none" w:sz="0" w:space="0" w:color="auto"/>
        <w:left w:val="none" w:sz="0" w:space="0" w:color="auto"/>
        <w:bottom w:val="none" w:sz="0" w:space="0" w:color="auto"/>
        <w:right w:val="none" w:sz="0" w:space="0" w:color="auto"/>
      </w:divBdr>
    </w:div>
    <w:div w:id="238640189">
      <w:bodyDiv w:val="1"/>
      <w:marLeft w:val="0"/>
      <w:marRight w:val="0"/>
      <w:marTop w:val="0"/>
      <w:marBottom w:val="0"/>
      <w:divBdr>
        <w:top w:val="none" w:sz="0" w:space="0" w:color="auto"/>
        <w:left w:val="none" w:sz="0" w:space="0" w:color="auto"/>
        <w:bottom w:val="none" w:sz="0" w:space="0" w:color="auto"/>
        <w:right w:val="none" w:sz="0" w:space="0" w:color="auto"/>
      </w:divBdr>
    </w:div>
    <w:div w:id="247469907">
      <w:bodyDiv w:val="1"/>
      <w:marLeft w:val="0"/>
      <w:marRight w:val="0"/>
      <w:marTop w:val="0"/>
      <w:marBottom w:val="0"/>
      <w:divBdr>
        <w:top w:val="none" w:sz="0" w:space="0" w:color="auto"/>
        <w:left w:val="none" w:sz="0" w:space="0" w:color="auto"/>
        <w:bottom w:val="none" w:sz="0" w:space="0" w:color="auto"/>
        <w:right w:val="none" w:sz="0" w:space="0" w:color="auto"/>
      </w:divBdr>
    </w:div>
    <w:div w:id="254746287">
      <w:bodyDiv w:val="1"/>
      <w:marLeft w:val="0"/>
      <w:marRight w:val="0"/>
      <w:marTop w:val="0"/>
      <w:marBottom w:val="0"/>
      <w:divBdr>
        <w:top w:val="none" w:sz="0" w:space="0" w:color="auto"/>
        <w:left w:val="none" w:sz="0" w:space="0" w:color="auto"/>
        <w:bottom w:val="none" w:sz="0" w:space="0" w:color="auto"/>
        <w:right w:val="none" w:sz="0" w:space="0" w:color="auto"/>
      </w:divBdr>
    </w:div>
    <w:div w:id="268313928">
      <w:bodyDiv w:val="1"/>
      <w:marLeft w:val="0"/>
      <w:marRight w:val="0"/>
      <w:marTop w:val="0"/>
      <w:marBottom w:val="0"/>
      <w:divBdr>
        <w:top w:val="none" w:sz="0" w:space="0" w:color="auto"/>
        <w:left w:val="none" w:sz="0" w:space="0" w:color="auto"/>
        <w:bottom w:val="none" w:sz="0" w:space="0" w:color="auto"/>
        <w:right w:val="none" w:sz="0" w:space="0" w:color="auto"/>
      </w:divBdr>
    </w:div>
    <w:div w:id="313417589">
      <w:bodyDiv w:val="1"/>
      <w:marLeft w:val="0"/>
      <w:marRight w:val="0"/>
      <w:marTop w:val="0"/>
      <w:marBottom w:val="0"/>
      <w:divBdr>
        <w:top w:val="none" w:sz="0" w:space="0" w:color="auto"/>
        <w:left w:val="none" w:sz="0" w:space="0" w:color="auto"/>
        <w:bottom w:val="none" w:sz="0" w:space="0" w:color="auto"/>
        <w:right w:val="none" w:sz="0" w:space="0" w:color="auto"/>
      </w:divBdr>
    </w:div>
    <w:div w:id="334654891">
      <w:bodyDiv w:val="1"/>
      <w:marLeft w:val="0"/>
      <w:marRight w:val="0"/>
      <w:marTop w:val="0"/>
      <w:marBottom w:val="0"/>
      <w:divBdr>
        <w:top w:val="none" w:sz="0" w:space="0" w:color="auto"/>
        <w:left w:val="none" w:sz="0" w:space="0" w:color="auto"/>
        <w:bottom w:val="none" w:sz="0" w:space="0" w:color="auto"/>
        <w:right w:val="none" w:sz="0" w:space="0" w:color="auto"/>
      </w:divBdr>
    </w:div>
    <w:div w:id="372191880">
      <w:bodyDiv w:val="1"/>
      <w:marLeft w:val="0"/>
      <w:marRight w:val="0"/>
      <w:marTop w:val="0"/>
      <w:marBottom w:val="0"/>
      <w:divBdr>
        <w:top w:val="none" w:sz="0" w:space="0" w:color="auto"/>
        <w:left w:val="none" w:sz="0" w:space="0" w:color="auto"/>
        <w:bottom w:val="none" w:sz="0" w:space="0" w:color="auto"/>
        <w:right w:val="none" w:sz="0" w:space="0" w:color="auto"/>
      </w:divBdr>
      <w:divsChild>
        <w:div w:id="16393409">
          <w:marLeft w:val="0"/>
          <w:marRight w:val="0"/>
          <w:marTop w:val="0"/>
          <w:marBottom w:val="0"/>
          <w:divBdr>
            <w:top w:val="none" w:sz="0" w:space="0" w:color="auto"/>
            <w:left w:val="none" w:sz="0" w:space="0" w:color="auto"/>
            <w:bottom w:val="none" w:sz="0" w:space="0" w:color="auto"/>
            <w:right w:val="none" w:sz="0" w:space="0" w:color="auto"/>
          </w:divBdr>
        </w:div>
      </w:divsChild>
    </w:div>
    <w:div w:id="372311691">
      <w:bodyDiv w:val="1"/>
      <w:marLeft w:val="0"/>
      <w:marRight w:val="0"/>
      <w:marTop w:val="0"/>
      <w:marBottom w:val="0"/>
      <w:divBdr>
        <w:top w:val="none" w:sz="0" w:space="0" w:color="auto"/>
        <w:left w:val="none" w:sz="0" w:space="0" w:color="auto"/>
        <w:bottom w:val="none" w:sz="0" w:space="0" w:color="auto"/>
        <w:right w:val="none" w:sz="0" w:space="0" w:color="auto"/>
      </w:divBdr>
    </w:div>
    <w:div w:id="400908787">
      <w:bodyDiv w:val="1"/>
      <w:marLeft w:val="0"/>
      <w:marRight w:val="0"/>
      <w:marTop w:val="0"/>
      <w:marBottom w:val="0"/>
      <w:divBdr>
        <w:top w:val="none" w:sz="0" w:space="0" w:color="auto"/>
        <w:left w:val="none" w:sz="0" w:space="0" w:color="auto"/>
        <w:bottom w:val="none" w:sz="0" w:space="0" w:color="auto"/>
        <w:right w:val="none" w:sz="0" w:space="0" w:color="auto"/>
      </w:divBdr>
    </w:div>
    <w:div w:id="468673006">
      <w:bodyDiv w:val="1"/>
      <w:marLeft w:val="0"/>
      <w:marRight w:val="0"/>
      <w:marTop w:val="0"/>
      <w:marBottom w:val="0"/>
      <w:divBdr>
        <w:top w:val="none" w:sz="0" w:space="0" w:color="auto"/>
        <w:left w:val="none" w:sz="0" w:space="0" w:color="auto"/>
        <w:bottom w:val="none" w:sz="0" w:space="0" w:color="auto"/>
        <w:right w:val="none" w:sz="0" w:space="0" w:color="auto"/>
      </w:divBdr>
    </w:div>
    <w:div w:id="575628386">
      <w:bodyDiv w:val="1"/>
      <w:marLeft w:val="0"/>
      <w:marRight w:val="0"/>
      <w:marTop w:val="0"/>
      <w:marBottom w:val="0"/>
      <w:divBdr>
        <w:top w:val="none" w:sz="0" w:space="0" w:color="auto"/>
        <w:left w:val="none" w:sz="0" w:space="0" w:color="auto"/>
        <w:bottom w:val="none" w:sz="0" w:space="0" w:color="auto"/>
        <w:right w:val="none" w:sz="0" w:space="0" w:color="auto"/>
      </w:divBdr>
    </w:div>
    <w:div w:id="661733667">
      <w:bodyDiv w:val="1"/>
      <w:marLeft w:val="0"/>
      <w:marRight w:val="0"/>
      <w:marTop w:val="0"/>
      <w:marBottom w:val="0"/>
      <w:divBdr>
        <w:top w:val="none" w:sz="0" w:space="0" w:color="auto"/>
        <w:left w:val="none" w:sz="0" w:space="0" w:color="auto"/>
        <w:bottom w:val="none" w:sz="0" w:space="0" w:color="auto"/>
        <w:right w:val="none" w:sz="0" w:space="0" w:color="auto"/>
      </w:divBdr>
    </w:div>
    <w:div w:id="686101472">
      <w:bodyDiv w:val="1"/>
      <w:marLeft w:val="0"/>
      <w:marRight w:val="0"/>
      <w:marTop w:val="0"/>
      <w:marBottom w:val="0"/>
      <w:divBdr>
        <w:top w:val="none" w:sz="0" w:space="0" w:color="auto"/>
        <w:left w:val="none" w:sz="0" w:space="0" w:color="auto"/>
        <w:bottom w:val="none" w:sz="0" w:space="0" w:color="auto"/>
        <w:right w:val="none" w:sz="0" w:space="0" w:color="auto"/>
      </w:divBdr>
    </w:div>
    <w:div w:id="932514821">
      <w:bodyDiv w:val="1"/>
      <w:marLeft w:val="0"/>
      <w:marRight w:val="0"/>
      <w:marTop w:val="0"/>
      <w:marBottom w:val="0"/>
      <w:divBdr>
        <w:top w:val="none" w:sz="0" w:space="0" w:color="auto"/>
        <w:left w:val="none" w:sz="0" w:space="0" w:color="auto"/>
        <w:bottom w:val="none" w:sz="0" w:space="0" w:color="auto"/>
        <w:right w:val="none" w:sz="0" w:space="0" w:color="auto"/>
      </w:divBdr>
    </w:div>
    <w:div w:id="964196526">
      <w:bodyDiv w:val="1"/>
      <w:marLeft w:val="0"/>
      <w:marRight w:val="0"/>
      <w:marTop w:val="0"/>
      <w:marBottom w:val="0"/>
      <w:divBdr>
        <w:top w:val="none" w:sz="0" w:space="0" w:color="auto"/>
        <w:left w:val="none" w:sz="0" w:space="0" w:color="auto"/>
        <w:bottom w:val="none" w:sz="0" w:space="0" w:color="auto"/>
        <w:right w:val="none" w:sz="0" w:space="0" w:color="auto"/>
      </w:divBdr>
    </w:div>
    <w:div w:id="965114225">
      <w:bodyDiv w:val="1"/>
      <w:marLeft w:val="0"/>
      <w:marRight w:val="0"/>
      <w:marTop w:val="0"/>
      <w:marBottom w:val="0"/>
      <w:divBdr>
        <w:top w:val="none" w:sz="0" w:space="0" w:color="auto"/>
        <w:left w:val="none" w:sz="0" w:space="0" w:color="auto"/>
        <w:bottom w:val="none" w:sz="0" w:space="0" w:color="auto"/>
        <w:right w:val="none" w:sz="0" w:space="0" w:color="auto"/>
      </w:divBdr>
    </w:div>
    <w:div w:id="976832895">
      <w:bodyDiv w:val="1"/>
      <w:marLeft w:val="0"/>
      <w:marRight w:val="0"/>
      <w:marTop w:val="0"/>
      <w:marBottom w:val="0"/>
      <w:divBdr>
        <w:top w:val="none" w:sz="0" w:space="0" w:color="auto"/>
        <w:left w:val="none" w:sz="0" w:space="0" w:color="auto"/>
        <w:bottom w:val="none" w:sz="0" w:space="0" w:color="auto"/>
        <w:right w:val="none" w:sz="0" w:space="0" w:color="auto"/>
      </w:divBdr>
    </w:div>
    <w:div w:id="1068186551">
      <w:bodyDiv w:val="1"/>
      <w:marLeft w:val="0"/>
      <w:marRight w:val="0"/>
      <w:marTop w:val="0"/>
      <w:marBottom w:val="0"/>
      <w:divBdr>
        <w:top w:val="none" w:sz="0" w:space="0" w:color="auto"/>
        <w:left w:val="none" w:sz="0" w:space="0" w:color="auto"/>
        <w:bottom w:val="none" w:sz="0" w:space="0" w:color="auto"/>
        <w:right w:val="none" w:sz="0" w:space="0" w:color="auto"/>
      </w:divBdr>
    </w:div>
    <w:div w:id="1094745526">
      <w:bodyDiv w:val="1"/>
      <w:marLeft w:val="0"/>
      <w:marRight w:val="0"/>
      <w:marTop w:val="0"/>
      <w:marBottom w:val="0"/>
      <w:divBdr>
        <w:top w:val="none" w:sz="0" w:space="0" w:color="auto"/>
        <w:left w:val="none" w:sz="0" w:space="0" w:color="auto"/>
        <w:bottom w:val="none" w:sz="0" w:space="0" w:color="auto"/>
        <w:right w:val="none" w:sz="0" w:space="0" w:color="auto"/>
      </w:divBdr>
    </w:div>
    <w:div w:id="1097750174">
      <w:bodyDiv w:val="1"/>
      <w:marLeft w:val="0"/>
      <w:marRight w:val="0"/>
      <w:marTop w:val="0"/>
      <w:marBottom w:val="0"/>
      <w:divBdr>
        <w:top w:val="none" w:sz="0" w:space="0" w:color="auto"/>
        <w:left w:val="none" w:sz="0" w:space="0" w:color="auto"/>
        <w:bottom w:val="none" w:sz="0" w:space="0" w:color="auto"/>
        <w:right w:val="none" w:sz="0" w:space="0" w:color="auto"/>
      </w:divBdr>
    </w:div>
    <w:div w:id="1111123097">
      <w:bodyDiv w:val="1"/>
      <w:marLeft w:val="0"/>
      <w:marRight w:val="0"/>
      <w:marTop w:val="0"/>
      <w:marBottom w:val="0"/>
      <w:divBdr>
        <w:top w:val="none" w:sz="0" w:space="0" w:color="auto"/>
        <w:left w:val="none" w:sz="0" w:space="0" w:color="auto"/>
        <w:bottom w:val="none" w:sz="0" w:space="0" w:color="auto"/>
        <w:right w:val="none" w:sz="0" w:space="0" w:color="auto"/>
      </w:divBdr>
    </w:div>
    <w:div w:id="1151364976">
      <w:bodyDiv w:val="1"/>
      <w:marLeft w:val="0"/>
      <w:marRight w:val="0"/>
      <w:marTop w:val="0"/>
      <w:marBottom w:val="0"/>
      <w:divBdr>
        <w:top w:val="none" w:sz="0" w:space="0" w:color="auto"/>
        <w:left w:val="none" w:sz="0" w:space="0" w:color="auto"/>
        <w:bottom w:val="none" w:sz="0" w:space="0" w:color="auto"/>
        <w:right w:val="none" w:sz="0" w:space="0" w:color="auto"/>
      </w:divBdr>
    </w:div>
    <w:div w:id="1168520554">
      <w:bodyDiv w:val="1"/>
      <w:marLeft w:val="0"/>
      <w:marRight w:val="0"/>
      <w:marTop w:val="0"/>
      <w:marBottom w:val="0"/>
      <w:divBdr>
        <w:top w:val="none" w:sz="0" w:space="0" w:color="auto"/>
        <w:left w:val="none" w:sz="0" w:space="0" w:color="auto"/>
        <w:bottom w:val="none" w:sz="0" w:space="0" w:color="auto"/>
        <w:right w:val="none" w:sz="0" w:space="0" w:color="auto"/>
      </w:divBdr>
    </w:div>
    <w:div w:id="1185829195">
      <w:bodyDiv w:val="1"/>
      <w:marLeft w:val="0"/>
      <w:marRight w:val="0"/>
      <w:marTop w:val="0"/>
      <w:marBottom w:val="0"/>
      <w:divBdr>
        <w:top w:val="none" w:sz="0" w:space="0" w:color="auto"/>
        <w:left w:val="none" w:sz="0" w:space="0" w:color="auto"/>
        <w:bottom w:val="none" w:sz="0" w:space="0" w:color="auto"/>
        <w:right w:val="none" w:sz="0" w:space="0" w:color="auto"/>
      </w:divBdr>
      <w:divsChild>
        <w:div w:id="867376952">
          <w:marLeft w:val="0"/>
          <w:marRight w:val="0"/>
          <w:marTop w:val="0"/>
          <w:marBottom w:val="0"/>
          <w:divBdr>
            <w:top w:val="none" w:sz="0" w:space="0" w:color="auto"/>
            <w:left w:val="none" w:sz="0" w:space="0" w:color="auto"/>
            <w:bottom w:val="none" w:sz="0" w:space="0" w:color="auto"/>
            <w:right w:val="none" w:sz="0" w:space="0" w:color="auto"/>
          </w:divBdr>
        </w:div>
      </w:divsChild>
    </w:div>
    <w:div w:id="1246958237">
      <w:bodyDiv w:val="1"/>
      <w:marLeft w:val="0"/>
      <w:marRight w:val="0"/>
      <w:marTop w:val="0"/>
      <w:marBottom w:val="0"/>
      <w:divBdr>
        <w:top w:val="none" w:sz="0" w:space="0" w:color="auto"/>
        <w:left w:val="none" w:sz="0" w:space="0" w:color="auto"/>
        <w:bottom w:val="none" w:sz="0" w:space="0" w:color="auto"/>
        <w:right w:val="none" w:sz="0" w:space="0" w:color="auto"/>
      </w:divBdr>
    </w:div>
    <w:div w:id="1281377664">
      <w:bodyDiv w:val="1"/>
      <w:marLeft w:val="0"/>
      <w:marRight w:val="0"/>
      <w:marTop w:val="0"/>
      <w:marBottom w:val="0"/>
      <w:divBdr>
        <w:top w:val="none" w:sz="0" w:space="0" w:color="auto"/>
        <w:left w:val="none" w:sz="0" w:space="0" w:color="auto"/>
        <w:bottom w:val="none" w:sz="0" w:space="0" w:color="auto"/>
        <w:right w:val="none" w:sz="0" w:space="0" w:color="auto"/>
      </w:divBdr>
    </w:div>
    <w:div w:id="1320428738">
      <w:bodyDiv w:val="1"/>
      <w:marLeft w:val="0"/>
      <w:marRight w:val="0"/>
      <w:marTop w:val="0"/>
      <w:marBottom w:val="0"/>
      <w:divBdr>
        <w:top w:val="none" w:sz="0" w:space="0" w:color="auto"/>
        <w:left w:val="none" w:sz="0" w:space="0" w:color="auto"/>
        <w:bottom w:val="none" w:sz="0" w:space="0" w:color="auto"/>
        <w:right w:val="none" w:sz="0" w:space="0" w:color="auto"/>
      </w:divBdr>
    </w:div>
    <w:div w:id="1354260394">
      <w:bodyDiv w:val="1"/>
      <w:marLeft w:val="0"/>
      <w:marRight w:val="0"/>
      <w:marTop w:val="0"/>
      <w:marBottom w:val="0"/>
      <w:divBdr>
        <w:top w:val="none" w:sz="0" w:space="0" w:color="auto"/>
        <w:left w:val="none" w:sz="0" w:space="0" w:color="auto"/>
        <w:bottom w:val="none" w:sz="0" w:space="0" w:color="auto"/>
        <w:right w:val="none" w:sz="0" w:space="0" w:color="auto"/>
      </w:divBdr>
    </w:div>
    <w:div w:id="1395351649">
      <w:bodyDiv w:val="1"/>
      <w:marLeft w:val="0"/>
      <w:marRight w:val="0"/>
      <w:marTop w:val="0"/>
      <w:marBottom w:val="0"/>
      <w:divBdr>
        <w:top w:val="none" w:sz="0" w:space="0" w:color="auto"/>
        <w:left w:val="none" w:sz="0" w:space="0" w:color="auto"/>
        <w:bottom w:val="none" w:sz="0" w:space="0" w:color="auto"/>
        <w:right w:val="none" w:sz="0" w:space="0" w:color="auto"/>
      </w:divBdr>
    </w:div>
    <w:div w:id="1401177895">
      <w:bodyDiv w:val="1"/>
      <w:marLeft w:val="0"/>
      <w:marRight w:val="0"/>
      <w:marTop w:val="0"/>
      <w:marBottom w:val="0"/>
      <w:divBdr>
        <w:top w:val="none" w:sz="0" w:space="0" w:color="auto"/>
        <w:left w:val="none" w:sz="0" w:space="0" w:color="auto"/>
        <w:bottom w:val="none" w:sz="0" w:space="0" w:color="auto"/>
        <w:right w:val="none" w:sz="0" w:space="0" w:color="auto"/>
      </w:divBdr>
    </w:div>
    <w:div w:id="1417750186">
      <w:bodyDiv w:val="1"/>
      <w:marLeft w:val="0"/>
      <w:marRight w:val="0"/>
      <w:marTop w:val="0"/>
      <w:marBottom w:val="0"/>
      <w:divBdr>
        <w:top w:val="none" w:sz="0" w:space="0" w:color="auto"/>
        <w:left w:val="none" w:sz="0" w:space="0" w:color="auto"/>
        <w:bottom w:val="none" w:sz="0" w:space="0" w:color="auto"/>
        <w:right w:val="none" w:sz="0" w:space="0" w:color="auto"/>
      </w:divBdr>
    </w:div>
    <w:div w:id="1435129978">
      <w:bodyDiv w:val="1"/>
      <w:marLeft w:val="0"/>
      <w:marRight w:val="0"/>
      <w:marTop w:val="0"/>
      <w:marBottom w:val="0"/>
      <w:divBdr>
        <w:top w:val="none" w:sz="0" w:space="0" w:color="auto"/>
        <w:left w:val="none" w:sz="0" w:space="0" w:color="auto"/>
        <w:bottom w:val="none" w:sz="0" w:space="0" w:color="auto"/>
        <w:right w:val="none" w:sz="0" w:space="0" w:color="auto"/>
      </w:divBdr>
    </w:div>
    <w:div w:id="1440447646">
      <w:bodyDiv w:val="1"/>
      <w:marLeft w:val="0"/>
      <w:marRight w:val="0"/>
      <w:marTop w:val="0"/>
      <w:marBottom w:val="0"/>
      <w:divBdr>
        <w:top w:val="none" w:sz="0" w:space="0" w:color="auto"/>
        <w:left w:val="none" w:sz="0" w:space="0" w:color="auto"/>
        <w:bottom w:val="none" w:sz="0" w:space="0" w:color="auto"/>
        <w:right w:val="none" w:sz="0" w:space="0" w:color="auto"/>
      </w:divBdr>
    </w:div>
    <w:div w:id="1477838804">
      <w:bodyDiv w:val="1"/>
      <w:marLeft w:val="0"/>
      <w:marRight w:val="0"/>
      <w:marTop w:val="0"/>
      <w:marBottom w:val="0"/>
      <w:divBdr>
        <w:top w:val="none" w:sz="0" w:space="0" w:color="auto"/>
        <w:left w:val="none" w:sz="0" w:space="0" w:color="auto"/>
        <w:bottom w:val="none" w:sz="0" w:space="0" w:color="auto"/>
        <w:right w:val="none" w:sz="0" w:space="0" w:color="auto"/>
      </w:divBdr>
    </w:div>
    <w:div w:id="1564412303">
      <w:bodyDiv w:val="1"/>
      <w:marLeft w:val="0"/>
      <w:marRight w:val="0"/>
      <w:marTop w:val="0"/>
      <w:marBottom w:val="0"/>
      <w:divBdr>
        <w:top w:val="none" w:sz="0" w:space="0" w:color="auto"/>
        <w:left w:val="none" w:sz="0" w:space="0" w:color="auto"/>
        <w:bottom w:val="none" w:sz="0" w:space="0" w:color="auto"/>
        <w:right w:val="none" w:sz="0" w:space="0" w:color="auto"/>
      </w:divBdr>
    </w:div>
    <w:div w:id="1582715129">
      <w:bodyDiv w:val="1"/>
      <w:marLeft w:val="0"/>
      <w:marRight w:val="0"/>
      <w:marTop w:val="0"/>
      <w:marBottom w:val="0"/>
      <w:divBdr>
        <w:top w:val="none" w:sz="0" w:space="0" w:color="auto"/>
        <w:left w:val="none" w:sz="0" w:space="0" w:color="auto"/>
        <w:bottom w:val="none" w:sz="0" w:space="0" w:color="auto"/>
        <w:right w:val="none" w:sz="0" w:space="0" w:color="auto"/>
      </w:divBdr>
    </w:div>
    <w:div w:id="1677462824">
      <w:bodyDiv w:val="1"/>
      <w:marLeft w:val="0"/>
      <w:marRight w:val="0"/>
      <w:marTop w:val="0"/>
      <w:marBottom w:val="0"/>
      <w:divBdr>
        <w:top w:val="none" w:sz="0" w:space="0" w:color="auto"/>
        <w:left w:val="none" w:sz="0" w:space="0" w:color="auto"/>
        <w:bottom w:val="none" w:sz="0" w:space="0" w:color="auto"/>
        <w:right w:val="none" w:sz="0" w:space="0" w:color="auto"/>
      </w:divBdr>
      <w:divsChild>
        <w:div w:id="299651487">
          <w:marLeft w:val="0"/>
          <w:marRight w:val="0"/>
          <w:marTop w:val="0"/>
          <w:marBottom w:val="0"/>
          <w:divBdr>
            <w:top w:val="none" w:sz="0" w:space="0" w:color="auto"/>
            <w:left w:val="none" w:sz="0" w:space="0" w:color="auto"/>
            <w:bottom w:val="none" w:sz="0" w:space="0" w:color="auto"/>
            <w:right w:val="none" w:sz="0" w:space="0" w:color="auto"/>
          </w:divBdr>
        </w:div>
      </w:divsChild>
    </w:div>
    <w:div w:id="1703747004">
      <w:bodyDiv w:val="1"/>
      <w:marLeft w:val="0"/>
      <w:marRight w:val="0"/>
      <w:marTop w:val="0"/>
      <w:marBottom w:val="0"/>
      <w:divBdr>
        <w:top w:val="none" w:sz="0" w:space="0" w:color="auto"/>
        <w:left w:val="none" w:sz="0" w:space="0" w:color="auto"/>
        <w:bottom w:val="none" w:sz="0" w:space="0" w:color="auto"/>
        <w:right w:val="none" w:sz="0" w:space="0" w:color="auto"/>
      </w:divBdr>
    </w:div>
    <w:div w:id="1705328553">
      <w:bodyDiv w:val="1"/>
      <w:marLeft w:val="0"/>
      <w:marRight w:val="0"/>
      <w:marTop w:val="0"/>
      <w:marBottom w:val="0"/>
      <w:divBdr>
        <w:top w:val="none" w:sz="0" w:space="0" w:color="auto"/>
        <w:left w:val="none" w:sz="0" w:space="0" w:color="auto"/>
        <w:bottom w:val="none" w:sz="0" w:space="0" w:color="auto"/>
        <w:right w:val="none" w:sz="0" w:space="0" w:color="auto"/>
      </w:divBdr>
    </w:div>
    <w:div w:id="1730496100">
      <w:bodyDiv w:val="1"/>
      <w:marLeft w:val="0"/>
      <w:marRight w:val="0"/>
      <w:marTop w:val="0"/>
      <w:marBottom w:val="0"/>
      <w:divBdr>
        <w:top w:val="none" w:sz="0" w:space="0" w:color="auto"/>
        <w:left w:val="none" w:sz="0" w:space="0" w:color="auto"/>
        <w:bottom w:val="none" w:sz="0" w:space="0" w:color="auto"/>
        <w:right w:val="none" w:sz="0" w:space="0" w:color="auto"/>
      </w:divBdr>
    </w:div>
    <w:div w:id="1757438987">
      <w:bodyDiv w:val="1"/>
      <w:marLeft w:val="0"/>
      <w:marRight w:val="0"/>
      <w:marTop w:val="0"/>
      <w:marBottom w:val="0"/>
      <w:divBdr>
        <w:top w:val="none" w:sz="0" w:space="0" w:color="auto"/>
        <w:left w:val="none" w:sz="0" w:space="0" w:color="auto"/>
        <w:bottom w:val="none" w:sz="0" w:space="0" w:color="auto"/>
        <w:right w:val="none" w:sz="0" w:space="0" w:color="auto"/>
      </w:divBdr>
    </w:div>
    <w:div w:id="1772899236">
      <w:bodyDiv w:val="1"/>
      <w:marLeft w:val="0"/>
      <w:marRight w:val="0"/>
      <w:marTop w:val="0"/>
      <w:marBottom w:val="0"/>
      <w:divBdr>
        <w:top w:val="none" w:sz="0" w:space="0" w:color="auto"/>
        <w:left w:val="none" w:sz="0" w:space="0" w:color="auto"/>
        <w:bottom w:val="none" w:sz="0" w:space="0" w:color="auto"/>
        <w:right w:val="none" w:sz="0" w:space="0" w:color="auto"/>
      </w:divBdr>
    </w:div>
    <w:div w:id="1806658342">
      <w:bodyDiv w:val="1"/>
      <w:marLeft w:val="0"/>
      <w:marRight w:val="0"/>
      <w:marTop w:val="0"/>
      <w:marBottom w:val="0"/>
      <w:divBdr>
        <w:top w:val="none" w:sz="0" w:space="0" w:color="auto"/>
        <w:left w:val="none" w:sz="0" w:space="0" w:color="auto"/>
        <w:bottom w:val="none" w:sz="0" w:space="0" w:color="auto"/>
        <w:right w:val="none" w:sz="0" w:space="0" w:color="auto"/>
      </w:divBdr>
    </w:div>
    <w:div w:id="1823279398">
      <w:bodyDiv w:val="1"/>
      <w:marLeft w:val="0"/>
      <w:marRight w:val="0"/>
      <w:marTop w:val="0"/>
      <w:marBottom w:val="0"/>
      <w:divBdr>
        <w:top w:val="none" w:sz="0" w:space="0" w:color="auto"/>
        <w:left w:val="none" w:sz="0" w:space="0" w:color="auto"/>
        <w:bottom w:val="none" w:sz="0" w:space="0" w:color="auto"/>
        <w:right w:val="none" w:sz="0" w:space="0" w:color="auto"/>
      </w:divBdr>
    </w:div>
    <w:div w:id="1886520827">
      <w:bodyDiv w:val="1"/>
      <w:marLeft w:val="0"/>
      <w:marRight w:val="0"/>
      <w:marTop w:val="0"/>
      <w:marBottom w:val="0"/>
      <w:divBdr>
        <w:top w:val="none" w:sz="0" w:space="0" w:color="auto"/>
        <w:left w:val="none" w:sz="0" w:space="0" w:color="auto"/>
        <w:bottom w:val="none" w:sz="0" w:space="0" w:color="auto"/>
        <w:right w:val="none" w:sz="0" w:space="0" w:color="auto"/>
      </w:divBdr>
      <w:divsChild>
        <w:div w:id="1868836927">
          <w:marLeft w:val="0"/>
          <w:marRight w:val="0"/>
          <w:marTop w:val="0"/>
          <w:marBottom w:val="0"/>
          <w:divBdr>
            <w:top w:val="none" w:sz="0" w:space="0" w:color="auto"/>
            <w:left w:val="none" w:sz="0" w:space="0" w:color="auto"/>
            <w:bottom w:val="none" w:sz="0" w:space="0" w:color="auto"/>
            <w:right w:val="none" w:sz="0" w:space="0" w:color="auto"/>
          </w:divBdr>
        </w:div>
      </w:divsChild>
    </w:div>
    <w:div w:id="1920674837">
      <w:bodyDiv w:val="1"/>
      <w:marLeft w:val="0"/>
      <w:marRight w:val="0"/>
      <w:marTop w:val="0"/>
      <w:marBottom w:val="0"/>
      <w:divBdr>
        <w:top w:val="none" w:sz="0" w:space="0" w:color="auto"/>
        <w:left w:val="none" w:sz="0" w:space="0" w:color="auto"/>
        <w:bottom w:val="none" w:sz="0" w:space="0" w:color="auto"/>
        <w:right w:val="none" w:sz="0" w:space="0" w:color="auto"/>
      </w:divBdr>
    </w:div>
    <w:div w:id="1929650611">
      <w:bodyDiv w:val="1"/>
      <w:marLeft w:val="0"/>
      <w:marRight w:val="0"/>
      <w:marTop w:val="0"/>
      <w:marBottom w:val="0"/>
      <w:divBdr>
        <w:top w:val="none" w:sz="0" w:space="0" w:color="auto"/>
        <w:left w:val="none" w:sz="0" w:space="0" w:color="auto"/>
        <w:bottom w:val="none" w:sz="0" w:space="0" w:color="auto"/>
        <w:right w:val="none" w:sz="0" w:space="0" w:color="auto"/>
      </w:divBdr>
    </w:div>
    <w:div w:id="1991711920">
      <w:bodyDiv w:val="1"/>
      <w:marLeft w:val="0"/>
      <w:marRight w:val="0"/>
      <w:marTop w:val="0"/>
      <w:marBottom w:val="0"/>
      <w:divBdr>
        <w:top w:val="none" w:sz="0" w:space="0" w:color="auto"/>
        <w:left w:val="none" w:sz="0" w:space="0" w:color="auto"/>
        <w:bottom w:val="none" w:sz="0" w:space="0" w:color="auto"/>
        <w:right w:val="none" w:sz="0" w:space="0" w:color="auto"/>
      </w:divBdr>
    </w:div>
    <w:div w:id="2053455453">
      <w:bodyDiv w:val="1"/>
      <w:marLeft w:val="0"/>
      <w:marRight w:val="0"/>
      <w:marTop w:val="0"/>
      <w:marBottom w:val="0"/>
      <w:divBdr>
        <w:top w:val="none" w:sz="0" w:space="0" w:color="auto"/>
        <w:left w:val="none" w:sz="0" w:space="0" w:color="auto"/>
        <w:bottom w:val="none" w:sz="0" w:space="0" w:color="auto"/>
        <w:right w:val="none" w:sz="0" w:space="0" w:color="auto"/>
      </w:divBdr>
    </w:div>
    <w:div w:id="2127120336">
      <w:bodyDiv w:val="1"/>
      <w:marLeft w:val="0"/>
      <w:marRight w:val="0"/>
      <w:marTop w:val="0"/>
      <w:marBottom w:val="0"/>
      <w:divBdr>
        <w:top w:val="none" w:sz="0" w:space="0" w:color="auto"/>
        <w:left w:val="none" w:sz="0" w:space="0" w:color="auto"/>
        <w:bottom w:val="none" w:sz="0" w:space="0" w:color="auto"/>
        <w:right w:val="none" w:sz="0" w:space="0" w:color="auto"/>
      </w:divBdr>
    </w:div>
    <w:div w:id="2133401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researchgate.net/publication/371161518_ACCEPTABILITY_OF_WEB-BASED_ALUMNI_TRACING_AND_JOB_SEARCH_SYSTEM_DWAT-JS?_tp=eyJjb250ZXh0Ijp7ImZpcnN0UGFnZSI6InNpZ251cCIsInBhZ2UiOiJwcm9maWxlIiwicHJldmlvdXNQYWdlIjoicHVibGljYXRpb24ifX0"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www.researchgate.net/profile/Glenn-Trinidad?_tp=eyJjb250ZXh0Ijp7ImZpcnN0UGFnZSI6InNpZ251cCIsInBhZ2UiOiJwdWJsaWNhdGlvbiIsInByZXZpb3VzUGFnZSI6Il9kaXJlY3QifX0"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ejournals.ph/function/author.php?id=3392"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5DBF86-A100-4434-B10A-55DC07DA6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8363</TotalTime>
  <Pages>1</Pages>
  <Words>7514</Words>
  <Characters>42832</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CCSLAB4-20</dc:creator>
  <cp:lastModifiedBy>Mhel Angelo Tagpuno</cp:lastModifiedBy>
  <cp:revision>113</cp:revision>
  <dcterms:created xsi:type="dcterms:W3CDTF">2024-04-25T10:57:00Z</dcterms:created>
  <dcterms:modified xsi:type="dcterms:W3CDTF">2025-04-06T04:30:00Z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0FE5CB0CE62D454ABFEBE159CC15FBD0_12</vt:lpwstr>
  </property>
</Properties>
</file>